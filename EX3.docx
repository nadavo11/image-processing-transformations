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ReleaseInfo.xml" ContentType="application/vnd.mathworks.package.corePropertiesReleaseInfo+xml"/>
  <Override PartName="/metadata/mwcoreProperties.xml" ContentType="application/vnd.mathworks.package.coreProperties+xml"/>
  <Override PartName="/metadata/mwcorePropertiesExtension.xml" ContentType="application/vnd.mathworks.package.coreProperties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775F31" w14:textId="102E019A" w:rsidR="006A48A7" w:rsidRPr="00D54466" w:rsidRDefault="004E55A3">
      <w:pPr>
        <w:pStyle w:val="Title"/>
        <w:rPr>
          <w:color w:val="2E74B5" w:themeColor="accent5" w:themeShade="BF"/>
          <w:sz w:val="28"/>
          <w:szCs w:val="16"/>
          <w:u w:val="single"/>
        </w:rPr>
      </w:pPr>
      <w:r w:rsidRPr="00D54466">
        <w:rPr>
          <w:color w:val="2E74B5" w:themeColor="accent5" w:themeShade="BF"/>
          <w:sz w:val="28"/>
          <w:szCs w:val="16"/>
          <w:u w:val="single"/>
        </w:rPr>
        <w:t>2D-Fourier Transform</w:t>
      </w:r>
    </w:p>
    <w:p w14:paraId="7BFCA4FB" w14:textId="200F9227" w:rsidR="006A48A7" w:rsidRPr="004E6BBF" w:rsidRDefault="004E55A3" w:rsidP="004E6BBF">
      <w:pPr>
        <w:pStyle w:val="Text"/>
        <w:rPr>
          <w:sz w:val="22"/>
          <w:szCs w:val="22"/>
        </w:rPr>
      </w:pPr>
      <w:r w:rsidRPr="004E6BBF">
        <w:rPr>
          <w:sz w:val="22"/>
          <w:szCs w:val="22"/>
        </w:rPr>
        <w:t>In this section we will implement the 2D Fourier Transform on images and learn about some of its properties.</w:t>
      </w:r>
    </w:p>
    <w:p w14:paraId="26521C09" w14:textId="185DF7A2" w:rsidR="006A48A7" w:rsidRPr="004E6BBF" w:rsidRDefault="004E55A3">
      <w:pPr>
        <w:pStyle w:val="Text"/>
        <w:rPr>
          <w:sz w:val="22"/>
          <w:szCs w:val="22"/>
        </w:rPr>
      </w:pPr>
      <w:r w:rsidRPr="004E6BBF">
        <w:rPr>
          <w:sz w:val="22"/>
          <w:szCs w:val="22"/>
        </w:rPr>
        <w:t>1.</w:t>
      </w:r>
      <w:r w:rsidR="00CC7B6B">
        <w:rPr>
          <w:sz w:val="22"/>
          <w:szCs w:val="22"/>
        </w:rPr>
        <w:t xml:space="preserve">1.1 </w:t>
      </w:r>
      <w:r w:rsidRPr="004E6BBF">
        <w:rPr>
          <w:sz w:val="22"/>
          <w:szCs w:val="22"/>
        </w:rPr>
        <w:t xml:space="preserve">the 2D FFT </w:t>
      </w:r>
    </w:p>
    <w:p w14:paraId="370A39A5" w14:textId="77777777" w:rsidR="006A48A7" w:rsidRPr="004E6BBF" w:rsidRDefault="004E55A3">
      <w:pPr>
        <w:pStyle w:val="Text"/>
        <w:rPr>
          <w:sz w:val="22"/>
          <w:szCs w:val="22"/>
        </w:rPr>
      </w:pPr>
      <w:r w:rsidRPr="004E6BBF">
        <w:rPr>
          <w:sz w:val="22"/>
          <w:szCs w:val="22"/>
        </w:rPr>
        <w:t xml:space="preserve">The equations for the FFT and iFFT for an image I of size </w:t>
      </w:r>
      <w:r w:rsidRPr="004E6BBF">
        <w:rPr>
          <w:noProof/>
          <w:position w:val="-7"/>
          <w:sz w:val="22"/>
          <w:szCs w:val="22"/>
        </w:rPr>
        <w:drawing>
          <wp:inline distT="0" distB="0" distL="0" distR="0" wp14:anchorId="44C57CFE" wp14:editId="6758F237">
            <wp:extent cx="442913" cy="171450"/>
            <wp:effectExtent l="0" t="0" r="0" b="0"/>
            <wp:docPr id="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442913" cy="171450"/>
                    </a:xfrm>
                    <a:prstGeom prst="rect">
                      <a:avLst/>
                    </a:prstGeom>
                  </pic:spPr>
                </pic:pic>
              </a:graphicData>
            </a:graphic>
          </wp:inline>
        </w:drawing>
      </w:r>
      <w:r w:rsidRPr="004E6BBF">
        <w:rPr>
          <w:sz w:val="22"/>
          <w:szCs w:val="22"/>
        </w:rPr>
        <w:t xml:space="preserve"> are as follows:</w:t>
      </w:r>
    </w:p>
    <w:p w14:paraId="558E1487" w14:textId="5743CA41" w:rsidR="006A48A7" w:rsidRPr="004E6BBF" w:rsidRDefault="004E55A3" w:rsidP="00375216">
      <w:pPr>
        <w:pStyle w:val="Text"/>
        <w:rPr>
          <w:sz w:val="22"/>
          <w:szCs w:val="22"/>
        </w:rPr>
      </w:pPr>
      <w:r w:rsidRPr="004E6BBF">
        <w:rPr>
          <w:noProof/>
          <w:position w:val="-25"/>
          <w:sz w:val="22"/>
          <w:szCs w:val="22"/>
        </w:rPr>
        <w:drawing>
          <wp:inline distT="0" distB="0" distL="0" distR="0" wp14:anchorId="5A510EEE" wp14:editId="72B6B053">
            <wp:extent cx="3238500" cy="533400"/>
            <wp:effectExtent l="0" t="0" r="0" b="0"/>
            <wp:docPr id="51138507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3238500" cy="533400"/>
                    </a:xfrm>
                    <a:prstGeom prst="rect">
                      <a:avLst/>
                    </a:prstGeom>
                  </pic:spPr>
                </pic:pic>
              </a:graphicData>
            </a:graphic>
          </wp:inline>
        </w:drawing>
      </w:r>
    </w:p>
    <w:p w14:paraId="46B651C4" w14:textId="77777777" w:rsidR="006A48A7" w:rsidRPr="004E6BBF" w:rsidRDefault="004E55A3">
      <w:pPr>
        <w:pStyle w:val="Text"/>
        <w:rPr>
          <w:sz w:val="22"/>
          <w:szCs w:val="22"/>
        </w:rPr>
      </w:pPr>
      <w:r w:rsidRPr="004E6BBF">
        <w:rPr>
          <w:sz w:val="22"/>
          <w:szCs w:val="22"/>
        </w:rPr>
        <w:t>and the inverse transform:</w:t>
      </w:r>
    </w:p>
    <w:p w14:paraId="491BE4B5" w14:textId="106692F3" w:rsidR="006A48A7" w:rsidRPr="004E6BBF" w:rsidRDefault="004E55A3" w:rsidP="004E6BBF">
      <w:pPr>
        <w:pStyle w:val="Text"/>
        <w:rPr>
          <w:sz w:val="22"/>
          <w:szCs w:val="22"/>
        </w:rPr>
      </w:pPr>
      <w:r w:rsidRPr="004E6BBF">
        <w:rPr>
          <w:noProof/>
          <w:position w:val="-25"/>
          <w:sz w:val="22"/>
          <w:szCs w:val="22"/>
        </w:rPr>
        <w:drawing>
          <wp:inline distT="0" distB="0" distL="0" distR="0" wp14:anchorId="6597679F" wp14:editId="7C6F282F">
            <wp:extent cx="2686050" cy="485775"/>
            <wp:effectExtent l="0" t="0" r="0" b="0"/>
            <wp:docPr id="188558340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2686050" cy="485775"/>
                    </a:xfrm>
                    <a:prstGeom prst="rect">
                      <a:avLst/>
                    </a:prstGeom>
                  </pic:spPr>
                </pic:pic>
              </a:graphicData>
            </a:graphic>
          </wp:inline>
        </w:drawing>
      </w:r>
    </w:p>
    <w:p w14:paraId="4E21C4C0" w14:textId="77777777" w:rsidR="006A48A7" w:rsidRPr="004E6BBF" w:rsidRDefault="004E55A3">
      <w:pPr>
        <w:pStyle w:val="Text"/>
        <w:rPr>
          <w:sz w:val="22"/>
          <w:szCs w:val="22"/>
        </w:rPr>
      </w:pPr>
      <w:r w:rsidRPr="004E6BBF">
        <w:rPr>
          <w:sz w:val="22"/>
          <w:szCs w:val="22"/>
        </w:rPr>
        <w:t xml:space="preserve">accounting to MATLAB's indexing, we will rewrite the array indices as such: </w:t>
      </w:r>
    </w:p>
    <w:p w14:paraId="0085E128" w14:textId="77777777" w:rsidR="006A48A7" w:rsidRPr="004E6BBF" w:rsidRDefault="004E55A3">
      <w:pPr>
        <w:pStyle w:val="Text"/>
        <w:rPr>
          <w:sz w:val="22"/>
          <w:szCs w:val="22"/>
        </w:rPr>
      </w:pPr>
      <w:r w:rsidRPr="004E6BBF">
        <w:rPr>
          <w:noProof/>
          <w:position w:val="-25"/>
          <w:sz w:val="22"/>
          <w:szCs w:val="22"/>
        </w:rPr>
        <w:drawing>
          <wp:inline distT="0" distB="0" distL="0" distR="0" wp14:anchorId="4F6582B7" wp14:editId="04549933">
            <wp:extent cx="3462338" cy="533400"/>
            <wp:effectExtent l="0" t="0" r="0" b="0"/>
            <wp:docPr id="602832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3462338" cy="533400"/>
                    </a:xfrm>
                    <a:prstGeom prst="rect">
                      <a:avLst/>
                    </a:prstGeom>
                  </pic:spPr>
                </pic:pic>
              </a:graphicData>
            </a:graphic>
          </wp:inline>
        </w:drawing>
      </w:r>
    </w:p>
    <w:p w14:paraId="549007A5" w14:textId="4A203145" w:rsidR="006A48A7" w:rsidRPr="004E6BBF" w:rsidRDefault="004E55A3" w:rsidP="004E6BBF">
      <w:pPr>
        <w:pStyle w:val="Text"/>
        <w:rPr>
          <w:sz w:val="22"/>
          <w:szCs w:val="22"/>
        </w:rPr>
      </w:pPr>
      <w:r w:rsidRPr="004E6BBF">
        <w:rPr>
          <w:noProof/>
          <w:position w:val="-25"/>
          <w:sz w:val="22"/>
          <w:szCs w:val="22"/>
        </w:rPr>
        <w:drawing>
          <wp:inline distT="0" distB="0" distL="0" distR="0" wp14:anchorId="3C85F086" wp14:editId="79692AF4">
            <wp:extent cx="3614738" cy="485775"/>
            <wp:effectExtent l="0" t="0" r="0" b="0"/>
            <wp:docPr id="212020390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3614738" cy="485775"/>
                    </a:xfrm>
                    <a:prstGeom prst="rect">
                      <a:avLst/>
                    </a:prstGeom>
                  </pic:spPr>
                </pic:pic>
              </a:graphicData>
            </a:graphic>
          </wp:inline>
        </w:drawing>
      </w:r>
    </w:p>
    <w:p w14:paraId="348215C1" w14:textId="77777777" w:rsidR="006A48A7" w:rsidRPr="004E6BBF" w:rsidRDefault="004E55A3">
      <w:pPr>
        <w:pStyle w:val="Text"/>
        <w:rPr>
          <w:sz w:val="22"/>
          <w:szCs w:val="22"/>
        </w:rPr>
      </w:pPr>
      <w:r w:rsidRPr="004E6BBF">
        <w:rPr>
          <w:sz w:val="22"/>
          <w:szCs w:val="22"/>
        </w:rPr>
        <w:t>as for the algorithm, we will implement it by slightly rearranging the equation:</w:t>
      </w:r>
    </w:p>
    <w:p w14:paraId="6E1FE060" w14:textId="7DE50D7F" w:rsidR="006A48A7" w:rsidRPr="004E6BBF" w:rsidRDefault="004E55A3" w:rsidP="00375216">
      <w:pPr>
        <w:pStyle w:val="Text"/>
        <w:rPr>
          <w:sz w:val="22"/>
          <w:szCs w:val="22"/>
        </w:rPr>
      </w:pPr>
      <w:r w:rsidRPr="004E6BBF">
        <w:rPr>
          <w:noProof/>
          <w:position w:val="-25"/>
          <w:sz w:val="22"/>
          <w:szCs w:val="22"/>
        </w:rPr>
        <w:drawing>
          <wp:inline distT="0" distB="0" distL="0" distR="0" wp14:anchorId="52A1D085" wp14:editId="24C95E27">
            <wp:extent cx="4024313" cy="533400"/>
            <wp:effectExtent l="0" t="0" r="0" b="0"/>
            <wp:docPr id="62556370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4024313" cy="533400"/>
                    </a:xfrm>
                    <a:prstGeom prst="rect">
                      <a:avLst/>
                    </a:prstGeom>
                  </pic:spPr>
                </pic:pic>
              </a:graphicData>
            </a:graphic>
          </wp:inline>
        </w:drawing>
      </w:r>
    </w:p>
    <w:p w14:paraId="1F3192AC" w14:textId="77777777" w:rsidR="00375216" w:rsidRPr="004E6BBF" w:rsidRDefault="00375216">
      <w:pPr>
        <w:spacing w:after="160"/>
        <w:rPr>
          <w:sz w:val="22"/>
          <w:szCs w:val="22"/>
        </w:rPr>
      </w:pPr>
      <w:r w:rsidRPr="004E6BBF">
        <w:rPr>
          <w:sz w:val="22"/>
          <w:szCs w:val="22"/>
        </w:rPr>
        <w:t>Our code:</w:t>
      </w:r>
    </w:p>
    <w:p w14:paraId="53E47B94"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E00FF"/>
          <w:sz w:val="20"/>
        </w:rPr>
        <w:t>function</w:t>
      </w:r>
      <w:r w:rsidRPr="00375216">
        <w:rPr>
          <w:rFonts w:ascii="Courier New" w:eastAsia="Times New Roman" w:hAnsi="Courier New" w:cs="Courier New"/>
          <w:color w:val="000000"/>
          <w:sz w:val="20"/>
        </w:rPr>
        <w:t xml:space="preserve"> F = dip_fft2(I)    </w:t>
      </w:r>
    </w:p>
    <w:p w14:paraId="7F65B939"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Get the size of the input image</w:t>
      </w:r>
    </w:p>
    <w:p w14:paraId="7C7FC573"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[M, N] = size(I);</w:t>
      </w:r>
    </w:p>
    <w:p w14:paraId="4CC6D5D2"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0305BBAD"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Generate arrays representing indices for rows and columns</w:t>
      </w:r>
    </w:p>
    <w:p w14:paraId="0DFD7BEC"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n = 0:N-1;</w:t>
      </w:r>
    </w:p>
    <w:p w14:paraId="5087B652"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m = 0:M-1;</w:t>
      </w:r>
    </w:p>
    <w:p w14:paraId="016A515E"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66C03400"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Generate arrays representing indices for frequency domain</w:t>
      </w:r>
    </w:p>
    <w:p w14:paraId="7697CE52"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u = 0:M-1;</w:t>
      </w:r>
    </w:p>
    <w:p w14:paraId="38D321CA"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v = 0:N-1;</w:t>
      </w:r>
    </w:p>
    <w:p w14:paraId="16C421EB"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7D55FE8C"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Create matrices of products of indices for later calculations</w:t>
      </w:r>
    </w:p>
    <w:p w14:paraId="67133A51"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um = u'.*m;</w:t>
      </w:r>
    </w:p>
    <w:p w14:paraId="67B12032"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vn = v'.*n;</w:t>
      </w:r>
    </w:p>
    <w:p w14:paraId="112D1827"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lastRenderedPageBreak/>
        <w:t xml:space="preserve">    </w:t>
      </w:r>
    </w:p>
    <w:p w14:paraId="0A04388F"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Calculate the exponential term in the frequency domain for rows</w:t>
      </w:r>
    </w:p>
    <w:p w14:paraId="5EFA75C0"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e1 = exp(-1i * 2 * pi * (vn/N));</w:t>
      </w:r>
    </w:p>
    <w:p w14:paraId="4984429B"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71FC17D0"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Calculate the exponential term in the frequency domain for columns</w:t>
      </w:r>
    </w:p>
    <w:p w14:paraId="6F2A68CA"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e2 = exp(-1i * 2 * pi * (um/M));</w:t>
      </w:r>
    </w:p>
    <w:p w14:paraId="490312AE"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15F07C73"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Perform the row-wise Fourier transform using matrix multiplication</w:t>
      </w:r>
    </w:p>
    <w:p w14:paraId="45E2F615"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sum = I * e1;</w:t>
      </w:r>
    </w:p>
    <w:p w14:paraId="2F076736"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4A0F4574"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Perform the column-wise Fourier transform using matrix multiplication</w:t>
      </w:r>
    </w:p>
    <w:p w14:paraId="46E84DE1"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F = e2 * sum;</w:t>
      </w:r>
    </w:p>
    <w:p w14:paraId="5900894D"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E00FF"/>
          <w:sz w:val="20"/>
        </w:rPr>
        <w:t>end</w:t>
      </w:r>
    </w:p>
    <w:p w14:paraId="40DDAEBB" w14:textId="77777777" w:rsidR="00375216" w:rsidRDefault="00375216" w:rsidP="00375216">
      <w:pPr>
        <w:autoSpaceDE w:val="0"/>
        <w:autoSpaceDN w:val="0"/>
        <w:adjustRightInd w:val="0"/>
        <w:spacing w:line="240" w:lineRule="auto"/>
        <w:rPr>
          <w:rFonts w:ascii="Courier New" w:eastAsia="Times New Roman" w:hAnsi="Courier New" w:cs="Courier New"/>
          <w:color w:val="0E00FF"/>
          <w:sz w:val="22"/>
          <w:szCs w:val="22"/>
        </w:rPr>
      </w:pPr>
    </w:p>
    <w:p w14:paraId="768515F8"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E00FF"/>
          <w:sz w:val="20"/>
        </w:rPr>
        <w:t>function</w:t>
      </w:r>
      <w:r w:rsidRPr="00375216">
        <w:rPr>
          <w:rFonts w:ascii="Courier New" w:eastAsia="Times New Roman" w:hAnsi="Courier New" w:cs="Courier New"/>
          <w:color w:val="000000"/>
          <w:sz w:val="20"/>
        </w:rPr>
        <w:t xml:space="preserve"> F = dip_ifft2(I)</w:t>
      </w:r>
    </w:p>
    <w:p w14:paraId="6AA8D0B0"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Get the size of the input image</w:t>
      </w:r>
    </w:p>
    <w:p w14:paraId="695AEB0B"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[M, N] = size(I);</w:t>
      </w:r>
    </w:p>
    <w:p w14:paraId="5FF7EF8B"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45AD8C93"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Generate arrays representing indices for rows and columns</w:t>
      </w:r>
    </w:p>
    <w:p w14:paraId="2DF6BE84"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n = 0:N-1;</w:t>
      </w:r>
    </w:p>
    <w:p w14:paraId="6DF7A2FF"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m = 0:M-1;</w:t>
      </w:r>
    </w:p>
    <w:p w14:paraId="5034F0B2"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1A02B169"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Generate arrays representing indices for frequency domain</w:t>
      </w:r>
    </w:p>
    <w:p w14:paraId="745CCD54"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u = 0:M-1;</w:t>
      </w:r>
    </w:p>
    <w:p w14:paraId="273DF499"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v = 0:N-1;</w:t>
      </w:r>
    </w:p>
    <w:p w14:paraId="0EDD4669"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59E2DFCB"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Create matrices of products of indices for later calculations</w:t>
      </w:r>
    </w:p>
    <w:p w14:paraId="6FB04AAE"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um = u'.*m;</w:t>
      </w:r>
    </w:p>
    <w:p w14:paraId="592DF08B"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vn = v'.*n;</w:t>
      </w:r>
    </w:p>
    <w:p w14:paraId="5271DDBC"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75545BF2"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Calculate the exponential term in the frequency domain for rows</w:t>
      </w:r>
    </w:p>
    <w:p w14:paraId="40584D46"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e1 = exp(1i * 2 * pi * (vn/N));</w:t>
      </w:r>
    </w:p>
    <w:p w14:paraId="169941BC"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107B91D5"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Calculate the exponential term in the frequency domain for columns</w:t>
      </w:r>
    </w:p>
    <w:p w14:paraId="6F964542"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e2 = exp(1i * 2 * pi * (um/M));</w:t>
      </w:r>
    </w:p>
    <w:p w14:paraId="72EBED9C"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60076498"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Perform the row-wise inverse Fourier transform using matrix multiplication</w:t>
      </w:r>
    </w:p>
    <w:p w14:paraId="16AAFCDA"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sum = I * e1;</w:t>
      </w:r>
    </w:p>
    <w:p w14:paraId="38B304AC"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46C70D48"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Perform the column-wise inverse Fourier transform using matrix multiplication</w:t>
      </w:r>
    </w:p>
    <w:p w14:paraId="5D5551FB"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F = (1/(M*N)) * e2 * sum;</w:t>
      </w:r>
    </w:p>
    <w:p w14:paraId="2D36E752" w14:textId="1B437DD2" w:rsidR="004E6BBF" w:rsidRDefault="00375216" w:rsidP="00375216">
      <w:pPr>
        <w:autoSpaceDE w:val="0"/>
        <w:autoSpaceDN w:val="0"/>
        <w:adjustRightInd w:val="0"/>
        <w:spacing w:line="240" w:lineRule="auto"/>
        <w:rPr>
          <w:rFonts w:ascii="Courier New" w:eastAsia="Times New Roman" w:hAnsi="Courier New" w:cs="Courier New"/>
          <w:color w:val="0E00FF"/>
          <w:sz w:val="20"/>
        </w:rPr>
      </w:pPr>
      <w:r w:rsidRPr="00375216">
        <w:rPr>
          <w:rFonts w:ascii="Courier New" w:eastAsia="Times New Roman" w:hAnsi="Courier New" w:cs="Courier New"/>
          <w:color w:val="0E00FF"/>
          <w:sz w:val="20"/>
        </w:rPr>
        <w:t>end</w:t>
      </w:r>
    </w:p>
    <w:p w14:paraId="073E9B83" w14:textId="77777777" w:rsidR="004E6BBF" w:rsidRDefault="004E6BBF">
      <w:pPr>
        <w:spacing w:after="160"/>
        <w:rPr>
          <w:rFonts w:ascii="Courier New" w:eastAsia="Times New Roman" w:hAnsi="Courier New" w:cs="Courier New"/>
          <w:color w:val="0E00FF"/>
          <w:sz w:val="20"/>
        </w:rPr>
      </w:pPr>
      <w:r>
        <w:rPr>
          <w:rFonts w:ascii="Courier New" w:eastAsia="Times New Roman" w:hAnsi="Courier New" w:cs="Courier New"/>
          <w:color w:val="0E00FF"/>
          <w:sz w:val="20"/>
        </w:rPr>
        <w:br w:type="page"/>
      </w:r>
    </w:p>
    <w:p w14:paraId="622E0A06" w14:textId="42A8BC71" w:rsidR="00375216" w:rsidRPr="004E6BBF" w:rsidRDefault="004E6BBF" w:rsidP="00375216">
      <w:pPr>
        <w:autoSpaceDE w:val="0"/>
        <w:autoSpaceDN w:val="0"/>
        <w:adjustRightInd w:val="0"/>
        <w:spacing w:line="240" w:lineRule="auto"/>
        <w:rPr>
          <w:rFonts w:asciiTheme="minorHAnsi" w:eastAsia="Times New Roman" w:hAnsiTheme="minorHAnsi" w:cstheme="minorHAnsi"/>
          <w:sz w:val="22"/>
          <w:szCs w:val="22"/>
        </w:rPr>
      </w:pPr>
      <w:r w:rsidRPr="004E6BBF">
        <w:rPr>
          <w:rFonts w:asciiTheme="minorHAnsi" w:eastAsia="Times New Roman" w:hAnsiTheme="minorHAnsi" w:cstheme="minorHAnsi"/>
          <w:sz w:val="22"/>
          <w:szCs w:val="22"/>
        </w:rPr>
        <w:lastRenderedPageBreak/>
        <w:t>1.</w:t>
      </w:r>
      <w:r w:rsidR="00CC7B6B">
        <w:rPr>
          <w:rFonts w:asciiTheme="minorHAnsi" w:eastAsia="Times New Roman" w:hAnsiTheme="minorHAnsi" w:cstheme="minorHAnsi"/>
          <w:sz w:val="22"/>
          <w:szCs w:val="22"/>
        </w:rPr>
        <w:t>1.</w:t>
      </w:r>
      <w:r w:rsidRPr="004E6BBF">
        <w:rPr>
          <w:rFonts w:asciiTheme="minorHAnsi" w:eastAsia="Times New Roman" w:hAnsiTheme="minorHAnsi" w:cstheme="minorHAnsi"/>
          <w:sz w:val="22"/>
          <w:szCs w:val="22"/>
        </w:rPr>
        <w:t>2</w:t>
      </w:r>
    </w:p>
    <w:p w14:paraId="7EAB845E" w14:textId="5ACB941F" w:rsidR="004E6BBF" w:rsidRPr="004E6BBF" w:rsidRDefault="004E6BBF" w:rsidP="00375216">
      <w:pPr>
        <w:autoSpaceDE w:val="0"/>
        <w:autoSpaceDN w:val="0"/>
        <w:adjustRightInd w:val="0"/>
        <w:spacing w:line="240" w:lineRule="auto"/>
        <w:rPr>
          <w:rFonts w:asciiTheme="minorHAnsi" w:eastAsia="Times New Roman" w:hAnsiTheme="minorHAnsi" w:cstheme="minorHAnsi"/>
          <w:sz w:val="22"/>
          <w:szCs w:val="22"/>
        </w:rPr>
      </w:pPr>
      <w:r w:rsidRPr="004E6BBF">
        <w:rPr>
          <w:rFonts w:asciiTheme="minorHAnsi" w:eastAsia="Times New Roman" w:hAnsiTheme="minorHAnsi" w:cstheme="minorHAnsi"/>
          <w:sz w:val="22"/>
          <w:szCs w:val="22"/>
        </w:rPr>
        <w:t xml:space="preserve">We wrote our own function named </w:t>
      </w:r>
      <w:proofErr w:type="spellStart"/>
      <w:r w:rsidRPr="004E6BBF">
        <w:rPr>
          <w:rFonts w:asciiTheme="minorHAnsi" w:eastAsia="Times New Roman" w:hAnsiTheme="minorHAnsi" w:cstheme="minorHAnsi"/>
          <w:sz w:val="22"/>
          <w:szCs w:val="22"/>
        </w:rPr>
        <w:t>dip_</w:t>
      </w:r>
      <w:proofErr w:type="gramStart"/>
      <w:r w:rsidRPr="004E6BBF">
        <w:rPr>
          <w:rFonts w:asciiTheme="minorHAnsi" w:eastAsia="Times New Roman" w:hAnsiTheme="minorHAnsi" w:cstheme="minorHAnsi"/>
          <w:sz w:val="22"/>
          <w:szCs w:val="22"/>
        </w:rPr>
        <w:t>fftshift</w:t>
      </w:r>
      <w:proofErr w:type="spellEnd"/>
      <w:r w:rsidRPr="004E6BBF">
        <w:rPr>
          <w:rFonts w:asciiTheme="minorHAnsi" w:eastAsia="Times New Roman" w:hAnsiTheme="minorHAnsi" w:cstheme="minorHAnsi"/>
          <w:sz w:val="22"/>
          <w:szCs w:val="22"/>
        </w:rPr>
        <w:t>(</w:t>
      </w:r>
      <w:proofErr w:type="gramEnd"/>
      <w:r w:rsidRPr="004E6BBF">
        <w:rPr>
          <w:rFonts w:asciiTheme="minorHAnsi" w:eastAsia="Times New Roman" w:hAnsiTheme="minorHAnsi" w:cstheme="minorHAnsi"/>
          <w:sz w:val="22"/>
          <w:szCs w:val="22"/>
        </w:rPr>
        <w:t>FFT), shift zero-frequency component to center of spectrum along two dimensions</w:t>
      </w:r>
      <w:r>
        <w:rPr>
          <w:rFonts w:asciiTheme="minorHAnsi" w:eastAsia="Times New Roman" w:hAnsiTheme="minorHAnsi" w:cstheme="minorHAnsi"/>
          <w:sz w:val="22"/>
          <w:szCs w:val="22"/>
        </w:rPr>
        <w:t>:</w:t>
      </w:r>
    </w:p>
    <w:p w14:paraId="161454AF" w14:textId="77777777" w:rsidR="004E6BBF" w:rsidRPr="004E6BBF" w:rsidRDefault="004E6BBF" w:rsidP="00375216">
      <w:pPr>
        <w:autoSpaceDE w:val="0"/>
        <w:autoSpaceDN w:val="0"/>
        <w:adjustRightInd w:val="0"/>
        <w:spacing w:line="240" w:lineRule="auto"/>
        <w:rPr>
          <w:rFonts w:asciiTheme="minorBidi" w:eastAsia="Times New Roman" w:hAnsiTheme="minorBidi" w:cstheme="minorBidi"/>
          <w:sz w:val="20"/>
        </w:rPr>
      </w:pPr>
    </w:p>
    <w:p w14:paraId="2665BC3E"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E00FF"/>
          <w:sz w:val="20"/>
        </w:rPr>
        <w:t>function</w:t>
      </w:r>
      <w:r w:rsidRPr="004E6BBF">
        <w:rPr>
          <w:rFonts w:ascii="Courier New" w:eastAsia="Times New Roman" w:hAnsi="Courier New" w:cs="Courier New"/>
          <w:color w:val="000000"/>
          <w:sz w:val="20"/>
        </w:rPr>
        <w:t xml:space="preserve"> shiftedFFT = dip_fftshift(FFT)</w:t>
      </w:r>
    </w:p>
    <w:p w14:paraId="27F359F6"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w:t>
      </w:r>
      <w:r w:rsidRPr="004E6BBF">
        <w:rPr>
          <w:rFonts w:ascii="Courier New" w:eastAsia="Times New Roman" w:hAnsi="Courier New" w:cs="Courier New"/>
          <w:color w:val="028009"/>
          <w:sz w:val="20"/>
        </w:rPr>
        <w:t>% Get the size of the input FFT</w:t>
      </w:r>
    </w:p>
    <w:p w14:paraId="3DCEF820"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[M, N] = size(FFT);</w:t>
      </w:r>
    </w:p>
    <w:p w14:paraId="4811C196"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w:t>
      </w:r>
    </w:p>
    <w:p w14:paraId="6C3C68C9"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w:t>
      </w:r>
      <w:r w:rsidRPr="004E6BBF">
        <w:rPr>
          <w:rFonts w:ascii="Courier New" w:eastAsia="Times New Roman" w:hAnsi="Courier New" w:cs="Courier New"/>
          <w:color w:val="028009"/>
          <w:sz w:val="20"/>
        </w:rPr>
        <w:t>% Calculate the center indices for both dimensions</w:t>
      </w:r>
    </w:p>
    <w:p w14:paraId="648CEA4B"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centerX = floor(M / 2) + 1;</w:t>
      </w:r>
    </w:p>
    <w:p w14:paraId="0D052214"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centerY = floor(N / 2) + 1;</w:t>
      </w:r>
    </w:p>
    <w:p w14:paraId="18F92326"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w:t>
      </w:r>
    </w:p>
    <w:p w14:paraId="28C62007"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w:t>
      </w:r>
      <w:r w:rsidRPr="004E6BBF">
        <w:rPr>
          <w:rFonts w:ascii="Courier New" w:eastAsia="Times New Roman" w:hAnsi="Courier New" w:cs="Courier New"/>
          <w:color w:val="028009"/>
          <w:sz w:val="20"/>
        </w:rPr>
        <w:t>% Perform the shift along the rows and columns</w:t>
      </w:r>
    </w:p>
    <w:p w14:paraId="53C7815C"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shiftedFFT = FFT([centerX:M, 1:centerX-1], [centerY:N, 1:centerY-1]);</w:t>
      </w:r>
    </w:p>
    <w:p w14:paraId="27BA97F1" w14:textId="77777777" w:rsidR="004E6BBF" w:rsidRDefault="004E6BBF" w:rsidP="004E6BBF">
      <w:pPr>
        <w:autoSpaceDE w:val="0"/>
        <w:autoSpaceDN w:val="0"/>
        <w:adjustRightInd w:val="0"/>
        <w:spacing w:line="240" w:lineRule="auto"/>
        <w:rPr>
          <w:rFonts w:ascii="Courier New" w:eastAsia="Times New Roman" w:hAnsi="Courier New" w:cs="Courier New"/>
          <w:color w:val="0E00FF"/>
          <w:sz w:val="20"/>
        </w:rPr>
      </w:pPr>
      <w:r w:rsidRPr="004E6BBF">
        <w:rPr>
          <w:rFonts w:ascii="Courier New" w:eastAsia="Times New Roman" w:hAnsi="Courier New" w:cs="Courier New"/>
          <w:color w:val="0E00FF"/>
          <w:sz w:val="20"/>
        </w:rPr>
        <w:t>end</w:t>
      </w:r>
    </w:p>
    <w:p w14:paraId="15BC9BA7"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p>
    <w:p w14:paraId="3C63B325" w14:textId="0BD40DB6" w:rsidR="004E6BBF" w:rsidRPr="004E6BBF" w:rsidRDefault="004E6BBF" w:rsidP="004E6BBF">
      <w:pPr>
        <w:autoSpaceDE w:val="0"/>
        <w:autoSpaceDN w:val="0"/>
        <w:adjustRightInd w:val="0"/>
        <w:spacing w:line="240" w:lineRule="auto"/>
        <w:rPr>
          <w:rFonts w:asciiTheme="minorHAnsi" w:eastAsia="Times New Roman" w:hAnsiTheme="minorHAnsi" w:cstheme="minorHAnsi"/>
          <w:sz w:val="22"/>
          <w:szCs w:val="22"/>
        </w:rPr>
      </w:pPr>
      <w:r w:rsidRPr="004E6BBF">
        <w:rPr>
          <w:rFonts w:asciiTheme="minorHAnsi" w:eastAsia="Times New Roman" w:hAnsiTheme="minorHAnsi" w:cstheme="minorHAnsi"/>
          <w:sz w:val="22"/>
          <w:szCs w:val="22"/>
        </w:rPr>
        <w:t>This function takes an input FFT and shifts the zero-frequency components to the center along both dimensions using MATLAB indexing. It first calculates the center indices and then rearranges the FFT values accordingly. The result is the shifted FFT.</w:t>
      </w:r>
    </w:p>
    <w:p w14:paraId="6A50C087" w14:textId="77777777" w:rsidR="004E6BBF" w:rsidRDefault="004E6BBF" w:rsidP="00375216">
      <w:pPr>
        <w:autoSpaceDE w:val="0"/>
        <w:autoSpaceDN w:val="0"/>
        <w:adjustRightInd w:val="0"/>
        <w:spacing w:line="240" w:lineRule="auto"/>
        <w:rPr>
          <w:rFonts w:ascii="Courier New" w:eastAsia="Times New Roman" w:hAnsi="Courier New" w:cs="Courier New"/>
          <w:sz w:val="20"/>
        </w:rPr>
      </w:pPr>
    </w:p>
    <w:p w14:paraId="086B8526" w14:textId="0CEFCC67" w:rsidR="004E6BBF" w:rsidRDefault="006672B5" w:rsidP="00375216">
      <w:pPr>
        <w:autoSpaceDE w:val="0"/>
        <w:autoSpaceDN w:val="0"/>
        <w:adjustRightInd w:val="0"/>
        <w:spacing w:line="240" w:lineRule="auto"/>
        <w:rPr>
          <w:rFonts w:asciiTheme="minorHAnsi" w:eastAsia="Times New Roman" w:hAnsiTheme="minorHAnsi" w:cstheme="minorHAnsi"/>
          <w:sz w:val="22"/>
          <w:szCs w:val="22"/>
        </w:rPr>
      </w:pPr>
      <w:r>
        <w:rPr>
          <w:rFonts w:asciiTheme="minorHAnsi" w:eastAsia="Times New Roman" w:hAnsiTheme="minorHAnsi" w:cstheme="minorHAnsi"/>
          <w:sz w:val="22"/>
          <w:szCs w:val="22"/>
        </w:rPr>
        <w:t>1.</w:t>
      </w:r>
      <w:r w:rsidR="00CC7B6B">
        <w:rPr>
          <w:rFonts w:asciiTheme="minorHAnsi" w:eastAsia="Times New Roman" w:hAnsiTheme="minorHAnsi" w:cstheme="minorHAnsi"/>
          <w:sz w:val="22"/>
          <w:szCs w:val="22"/>
        </w:rPr>
        <w:t>1.</w:t>
      </w:r>
      <w:r w:rsidR="004E6BBF" w:rsidRPr="004E6BBF">
        <w:rPr>
          <w:rFonts w:asciiTheme="minorHAnsi" w:eastAsia="Times New Roman" w:hAnsiTheme="minorHAnsi" w:cstheme="minorHAnsi"/>
          <w:sz w:val="22"/>
          <w:szCs w:val="22"/>
        </w:rPr>
        <w:t xml:space="preserve">3. </w:t>
      </w:r>
      <w:r w:rsidR="004E6BBF">
        <w:rPr>
          <w:rFonts w:asciiTheme="minorHAnsi" w:eastAsia="Times New Roman" w:hAnsiTheme="minorHAnsi" w:cstheme="minorHAnsi"/>
          <w:sz w:val="22"/>
          <w:szCs w:val="22"/>
        </w:rPr>
        <w:t>we r</w:t>
      </w:r>
      <w:r w:rsidR="004E6BBF" w:rsidRPr="004E6BBF">
        <w:rPr>
          <w:rFonts w:asciiTheme="minorHAnsi" w:eastAsia="Times New Roman" w:hAnsiTheme="minorHAnsi" w:cstheme="minorHAnsi"/>
          <w:sz w:val="22"/>
          <w:szCs w:val="22"/>
        </w:rPr>
        <w:t>ead the beatles.png image accompanied to this assignment, and convert</w:t>
      </w:r>
      <w:r w:rsidR="004E6BBF">
        <w:rPr>
          <w:rFonts w:asciiTheme="minorHAnsi" w:eastAsia="Times New Roman" w:hAnsiTheme="minorHAnsi" w:cstheme="minorHAnsi"/>
          <w:sz w:val="22"/>
          <w:szCs w:val="22"/>
        </w:rPr>
        <w:t>ed</w:t>
      </w:r>
      <w:r w:rsidR="004E6BBF" w:rsidRPr="004E6BBF">
        <w:rPr>
          <w:rFonts w:asciiTheme="minorHAnsi" w:eastAsia="Times New Roman" w:hAnsiTheme="minorHAnsi" w:cstheme="minorHAnsi"/>
          <w:sz w:val="22"/>
          <w:szCs w:val="22"/>
        </w:rPr>
        <w:t xml:space="preserve"> it to grayscale normalized image</w:t>
      </w:r>
      <w:r w:rsidR="004E6BBF">
        <w:rPr>
          <w:rFonts w:asciiTheme="minorHAnsi" w:eastAsia="Times New Roman" w:hAnsiTheme="minorHAnsi" w:cstheme="minorHAnsi"/>
          <w:sz w:val="22"/>
          <w:szCs w:val="22"/>
        </w:rPr>
        <w:t>. We used our function:</w:t>
      </w:r>
    </w:p>
    <w:p w14:paraId="333862D0" w14:textId="77777777" w:rsidR="004E6BBF" w:rsidRDefault="004E6BBF" w:rsidP="00375216">
      <w:pPr>
        <w:autoSpaceDE w:val="0"/>
        <w:autoSpaceDN w:val="0"/>
        <w:adjustRightInd w:val="0"/>
        <w:spacing w:line="240" w:lineRule="auto"/>
        <w:rPr>
          <w:rFonts w:asciiTheme="minorHAnsi" w:eastAsia="Times New Roman" w:hAnsiTheme="minorHAnsi" w:cstheme="minorHAnsi"/>
          <w:sz w:val="22"/>
          <w:szCs w:val="22"/>
        </w:rPr>
      </w:pPr>
    </w:p>
    <w:p w14:paraId="5C5D36F7"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E00FF"/>
          <w:sz w:val="20"/>
        </w:rPr>
        <w:t>function</w:t>
      </w:r>
      <w:r w:rsidRPr="004E6BBF">
        <w:rPr>
          <w:rFonts w:ascii="Courier New" w:eastAsia="Times New Roman" w:hAnsi="Courier New" w:cs="Courier New"/>
          <w:color w:val="000000"/>
          <w:sz w:val="20"/>
        </w:rPr>
        <w:t xml:space="preserve"> I_normalized = imread_normalized(src)</w:t>
      </w:r>
    </w:p>
    <w:p w14:paraId="7F12998A"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I = imread(src);</w:t>
      </w:r>
    </w:p>
    <w:p w14:paraId="07992DFC"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I = rgb2gray(I);</w:t>
      </w:r>
    </w:p>
    <w:p w14:paraId="1A85D0ED"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I = im2double(I);</w:t>
      </w:r>
    </w:p>
    <w:p w14:paraId="1AACC64D"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I_min = min(I(:));</w:t>
      </w:r>
    </w:p>
    <w:p w14:paraId="71404645"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I_max = max(I(:));</w:t>
      </w:r>
    </w:p>
    <w:p w14:paraId="49D4BE26"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I_normalized = (I - I_min) / (I_max - I_min);</w:t>
      </w:r>
    </w:p>
    <w:p w14:paraId="018FA607" w14:textId="32CCEECE"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noProof/>
          <w:sz w:val="24"/>
          <w:szCs w:val="24"/>
        </w:rPr>
        <w:drawing>
          <wp:anchor distT="0" distB="0" distL="114300" distR="114300" simplePos="0" relativeHeight="251658240" behindDoc="0" locked="0" layoutInCell="1" allowOverlap="1" wp14:anchorId="0F78E19E" wp14:editId="268E096D">
            <wp:simplePos x="0" y="0"/>
            <wp:positionH relativeFrom="column">
              <wp:posOffset>1240155</wp:posOffset>
            </wp:positionH>
            <wp:positionV relativeFrom="paragraph">
              <wp:posOffset>304800</wp:posOffset>
            </wp:positionV>
            <wp:extent cx="3251200" cy="2546350"/>
            <wp:effectExtent l="0" t="0" r="6350" b="6350"/>
            <wp:wrapTopAndBottom/>
            <wp:docPr id="48950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08563" name=""/>
                    <pic:cNvPicPr/>
                  </pic:nvPicPr>
                  <pic:blipFill>
                    <a:blip r:embed="rId14">
                      <a:extLst>
                        <a:ext uri="{28A0092B-C50C-407E-A947-70E740481C1C}">
                          <a14:useLocalDpi xmlns:a14="http://schemas.microsoft.com/office/drawing/2010/main" val="0"/>
                        </a:ext>
                      </a:extLst>
                    </a:blip>
                    <a:stretch>
                      <a:fillRect/>
                    </a:stretch>
                  </pic:blipFill>
                  <pic:spPr>
                    <a:xfrm>
                      <a:off x="0" y="0"/>
                      <a:ext cx="3251200" cy="2546350"/>
                    </a:xfrm>
                    <a:prstGeom prst="rect">
                      <a:avLst/>
                    </a:prstGeom>
                  </pic:spPr>
                </pic:pic>
              </a:graphicData>
            </a:graphic>
          </wp:anchor>
        </w:drawing>
      </w:r>
      <w:r w:rsidRPr="004E6BBF">
        <w:rPr>
          <w:rFonts w:ascii="Courier New" w:eastAsia="Times New Roman" w:hAnsi="Courier New" w:cs="Courier New"/>
          <w:color w:val="0E00FF"/>
          <w:sz w:val="20"/>
        </w:rPr>
        <w:t>end</w:t>
      </w:r>
    </w:p>
    <w:p w14:paraId="75CDC2BD" w14:textId="47099AB4" w:rsidR="004E6BBF" w:rsidRPr="004E6BBF" w:rsidRDefault="004E6BBF" w:rsidP="00375216">
      <w:pPr>
        <w:autoSpaceDE w:val="0"/>
        <w:autoSpaceDN w:val="0"/>
        <w:adjustRightInd w:val="0"/>
        <w:spacing w:line="240" w:lineRule="auto"/>
        <w:rPr>
          <w:rFonts w:asciiTheme="minorHAnsi" w:eastAsia="Times New Roman" w:hAnsiTheme="minorHAnsi" w:cstheme="minorHAnsi"/>
          <w:sz w:val="22"/>
          <w:szCs w:val="22"/>
        </w:rPr>
      </w:pPr>
    </w:p>
    <w:p w14:paraId="2E55062A" w14:textId="73161FC0" w:rsidR="00375216" w:rsidRDefault="00375216" w:rsidP="00375216">
      <w:pPr>
        <w:autoSpaceDE w:val="0"/>
        <w:autoSpaceDN w:val="0"/>
        <w:adjustRightInd w:val="0"/>
        <w:spacing w:line="240" w:lineRule="auto"/>
        <w:rPr>
          <w:rFonts w:ascii="Courier New" w:eastAsia="Times New Roman" w:hAnsi="Courier New" w:cs="Courier New"/>
          <w:sz w:val="24"/>
          <w:szCs w:val="24"/>
        </w:rPr>
      </w:pPr>
    </w:p>
    <w:p w14:paraId="71BF319C"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18"/>
          <w:szCs w:val="18"/>
        </w:rPr>
      </w:pPr>
    </w:p>
    <w:p w14:paraId="254A17C1" w14:textId="0698F167" w:rsidR="001F1D36" w:rsidRPr="001F1D36" w:rsidRDefault="00375216">
      <w:pPr>
        <w:spacing w:after="160"/>
        <w:rPr>
          <w:sz w:val="22"/>
          <w:szCs w:val="22"/>
        </w:rPr>
      </w:pPr>
      <w:r>
        <w:br w:type="page"/>
      </w:r>
      <w:r w:rsidR="006672B5" w:rsidRPr="001F1D36">
        <w:rPr>
          <w:sz w:val="22"/>
          <w:szCs w:val="22"/>
        </w:rPr>
        <w:lastRenderedPageBreak/>
        <w:t>1.</w:t>
      </w:r>
      <w:r w:rsidR="00CC7B6B">
        <w:rPr>
          <w:sz w:val="22"/>
          <w:szCs w:val="22"/>
        </w:rPr>
        <w:t>1.</w:t>
      </w:r>
      <w:r w:rsidR="006672B5" w:rsidRPr="001F1D36">
        <w:rPr>
          <w:sz w:val="22"/>
          <w:szCs w:val="22"/>
        </w:rPr>
        <w:t>4.</w:t>
      </w:r>
      <w:r w:rsidR="001F1D36" w:rsidRPr="001F1D36">
        <w:t xml:space="preserve"> </w:t>
      </w:r>
      <w:r w:rsidR="001F1D36">
        <w:rPr>
          <w:sz w:val="22"/>
          <w:szCs w:val="22"/>
        </w:rPr>
        <w:t>We c</w:t>
      </w:r>
      <w:r w:rsidR="001F1D36" w:rsidRPr="001F1D36">
        <w:rPr>
          <w:sz w:val="22"/>
          <w:szCs w:val="22"/>
        </w:rPr>
        <w:t>ompute the 2D-FFT of the image and shift</w:t>
      </w:r>
      <w:r w:rsidR="001F1D36">
        <w:rPr>
          <w:sz w:val="22"/>
          <w:szCs w:val="22"/>
        </w:rPr>
        <w:t>ed</w:t>
      </w:r>
      <w:r w:rsidR="001F1D36" w:rsidRPr="001F1D36">
        <w:rPr>
          <w:sz w:val="22"/>
          <w:szCs w:val="22"/>
        </w:rPr>
        <w:t xml:space="preserve"> the output image using </w:t>
      </w:r>
      <w:proofErr w:type="spellStart"/>
      <w:r w:rsidR="001F1D36" w:rsidRPr="001F1D36">
        <w:rPr>
          <w:sz w:val="22"/>
          <w:szCs w:val="22"/>
        </w:rPr>
        <w:t>dip_</w:t>
      </w:r>
      <w:proofErr w:type="gramStart"/>
      <w:r w:rsidR="001F1D36" w:rsidRPr="001F1D36">
        <w:rPr>
          <w:sz w:val="22"/>
          <w:szCs w:val="22"/>
        </w:rPr>
        <w:t>fftshift</w:t>
      </w:r>
      <w:proofErr w:type="spellEnd"/>
      <w:r w:rsidR="001F1D36" w:rsidRPr="001F1D36">
        <w:rPr>
          <w:sz w:val="22"/>
          <w:szCs w:val="22"/>
        </w:rPr>
        <w:t>(</w:t>
      </w:r>
      <w:proofErr w:type="gramEnd"/>
      <w:r w:rsidR="001F1D36" w:rsidRPr="001F1D36">
        <w:rPr>
          <w:sz w:val="22"/>
          <w:szCs w:val="22"/>
        </w:rPr>
        <w:t xml:space="preserve">FFT) </w:t>
      </w:r>
      <w:r w:rsidR="001F1D36" w:rsidRPr="001F1D36">
        <w:rPr>
          <w:noProof/>
        </w:rPr>
        <w:drawing>
          <wp:anchor distT="0" distB="0" distL="114300" distR="114300" simplePos="0" relativeHeight="251659264" behindDoc="0" locked="0" layoutInCell="1" allowOverlap="1" wp14:anchorId="2015D430" wp14:editId="29521966">
            <wp:simplePos x="0" y="0"/>
            <wp:positionH relativeFrom="column">
              <wp:posOffset>357505</wp:posOffset>
            </wp:positionH>
            <wp:positionV relativeFrom="paragraph">
              <wp:posOffset>466876</wp:posOffset>
            </wp:positionV>
            <wp:extent cx="4921503" cy="3492679"/>
            <wp:effectExtent l="0" t="0" r="0" b="0"/>
            <wp:wrapTopAndBottom/>
            <wp:docPr id="63112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29733" name=""/>
                    <pic:cNvPicPr/>
                  </pic:nvPicPr>
                  <pic:blipFill>
                    <a:blip r:embed="rId15">
                      <a:extLst>
                        <a:ext uri="{28A0092B-C50C-407E-A947-70E740481C1C}">
                          <a14:useLocalDpi xmlns:a14="http://schemas.microsoft.com/office/drawing/2010/main" val="0"/>
                        </a:ext>
                      </a:extLst>
                    </a:blip>
                    <a:stretch>
                      <a:fillRect/>
                    </a:stretch>
                  </pic:blipFill>
                  <pic:spPr>
                    <a:xfrm>
                      <a:off x="0" y="0"/>
                      <a:ext cx="4921503" cy="3492679"/>
                    </a:xfrm>
                    <a:prstGeom prst="rect">
                      <a:avLst/>
                    </a:prstGeom>
                  </pic:spPr>
                </pic:pic>
              </a:graphicData>
            </a:graphic>
          </wp:anchor>
        </w:drawing>
      </w:r>
      <w:r w:rsidR="001F1D36" w:rsidRPr="001F1D36">
        <w:rPr>
          <w:sz w:val="22"/>
          <w:szCs w:val="22"/>
        </w:rPr>
        <w:t xml:space="preserve">function. </w:t>
      </w:r>
      <w:r w:rsidR="001F1D36">
        <w:rPr>
          <w:sz w:val="22"/>
          <w:szCs w:val="22"/>
        </w:rPr>
        <w:t>The</w:t>
      </w:r>
      <w:r w:rsidR="001F1D36" w:rsidRPr="001F1D36">
        <w:rPr>
          <w:sz w:val="22"/>
          <w:szCs w:val="22"/>
        </w:rPr>
        <w:t xml:space="preserve"> log of the amplitude and the </w:t>
      </w:r>
      <w:r w:rsidR="001F1D36">
        <w:rPr>
          <w:sz w:val="22"/>
          <w:szCs w:val="22"/>
        </w:rPr>
        <w:t>pha</w:t>
      </w:r>
      <w:r w:rsidR="001F1D36" w:rsidRPr="001F1D36">
        <w:rPr>
          <w:sz w:val="22"/>
          <w:szCs w:val="22"/>
        </w:rPr>
        <w:t>se of the resulting image</w:t>
      </w:r>
      <w:r w:rsidR="001F1D36">
        <w:rPr>
          <w:sz w:val="22"/>
          <w:szCs w:val="22"/>
        </w:rPr>
        <w:t xml:space="preserve"> are shown here:</w:t>
      </w:r>
    </w:p>
    <w:p w14:paraId="0221F797" w14:textId="08E8B0B2" w:rsidR="001F1D36" w:rsidRDefault="001F1D36">
      <w:pPr>
        <w:spacing w:after="160"/>
      </w:pPr>
      <w:r>
        <w:t>1.</w:t>
      </w:r>
      <w:r w:rsidR="00CC7B6B">
        <w:t>1.</w:t>
      </w:r>
      <w:r>
        <w:t>5. We r</w:t>
      </w:r>
      <w:r w:rsidRPr="001F1D36">
        <w:t>econstruct</w:t>
      </w:r>
      <w:r>
        <w:t>ed</w:t>
      </w:r>
      <w:r w:rsidRPr="001F1D36">
        <w:t xml:space="preserve"> the original image by using </w:t>
      </w:r>
      <w:r>
        <w:t>our</w:t>
      </w:r>
      <w:r w:rsidRPr="001F1D36">
        <w:t xml:space="preserve"> inverse-FFT function. </w:t>
      </w:r>
      <w:r>
        <w:t>It is</w:t>
      </w:r>
      <w:r w:rsidRPr="001F1D36">
        <w:t xml:space="preserve"> identical to the original </w:t>
      </w:r>
      <w:proofErr w:type="gramStart"/>
      <w:r w:rsidRPr="001F1D36">
        <w:t>image</w:t>
      </w:r>
      <w:r>
        <w:t xml:space="preserve"> !</w:t>
      </w:r>
      <w:proofErr w:type="gramEnd"/>
      <w:r>
        <w:t xml:space="preserve"> </w:t>
      </w:r>
    </w:p>
    <w:p w14:paraId="4165EA94" w14:textId="0BD2729A" w:rsidR="004E6BBF" w:rsidRDefault="001F1D36">
      <w:pPr>
        <w:spacing w:after="160"/>
      </w:pPr>
      <w:r w:rsidRPr="001F1D36">
        <w:rPr>
          <w:noProof/>
        </w:rPr>
        <w:drawing>
          <wp:anchor distT="0" distB="0" distL="114300" distR="114300" simplePos="0" relativeHeight="251661312" behindDoc="0" locked="0" layoutInCell="1" allowOverlap="1" wp14:anchorId="5B2E0A9E" wp14:editId="066D1E06">
            <wp:simplePos x="0" y="0"/>
            <wp:positionH relativeFrom="column">
              <wp:posOffset>2152308</wp:posOffset>
            </wp:positionH>
            <wp:positionV relativeFrom="paragraph">
              <wp:posOffset>454660</wp:posOffset>
            </wp:positionV>
            <wp:extent cx="1219200" cy="292100"/>
            <wp:effectExtent l="0" t="0" r="0" b="0"/>
            <wp:wrapTopAndBottom/>
            <wp:docPr id="998301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01253" name=""/>
                    <pic:cNvPicPr/>
                  </pic:nvPicPr>
                  <pic:blipFill>
                    <a:blip r:embed="rId16">
                      <a:extLst>
                        <a:ext uri="{28A0092B-C50C-407E-A947-70E740481C1C}">
                          <a14:useLocalDpi xmlns:a14="http://schemas.microsoft.com/office/drawing/2010/main" val="0"/>
                        </a:ext>
                      </a:extLst>
                    </a:blip>
                    <a:stretch>
                      <a:fillRect/>
                    </a:stretch>
                  </pic:blipFill>
                  <pic:spPr>
                    <a:xfrm>
                      <a:off x="0" y="0"/>
                      <a:ext cx="1219200" cy="292100"/>
                    </a:xfrm>
                    <a:prstGeom prst="rect">
                      <a:avLst/>
                    </a:prstGeom>
                  </pic:spPr>
                </pic:pic>
              </a:graphicData>
            </a:graphic>
          </wp:anchor>
        </w:drawing>
      </w:r>
      <w:r w:rsidRPr="001F1D36">
        <w:rPr>
          <w:noProof/>
        </w:rPr>
        <w:drawing>
          <wp:anchor distT="0" distB="0" distL="114300" distR="114300" simplePos="0" relativeHeight="251660288" behindDoc="0" locked="0" layoutInCell="1" allowOverlap="1" wp14:anchorId="16C72F44" wp14:editId="238325BC">
            <wp:simplePos x="0" y="0"/>
            <wp:positionH relativeFrom="column">
              <wp:posOffset>885825</wp:posOffset>
            </wp:positionH>
            <wp:positionV relativeFrom="paragraph">
              <wp:posOffset>852561</wp:posOffset>
            </wp:positionV>
            <wp:extent cx="3763010" cy="2936240"/>
            <wp:effectExtent l="0" t="0" r="8890" b="0"/>
            <wp:wrapTopAndBottom/>
            <wp:docPr id="187533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3687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63010" cy="2936240"/>
                    </a:xfrm>
                    <a:prstGeom prst="rect">
                      <a:avLst/>
                    </a:prstGeom>
                  </pic:spPr>
                </pic:pic>
              </a:graphicData>
            </a:graphic>
            <wp14:sizeRelH relativeFrom="margin">
              <wp14:pctWidth>0</wp14:pctWidth>
            </wp14:sizeRelH>
            <wp14:sizeRelV relativeFrom="margin">
              <wp14:pctHeight>0</wp14:pctHeight>
            </wp14:sizeRelV>
          </wp:anchor>
        </w:drawing>
      </w:r>
      <w:r w:rsidRPr="001F1D36">
        <w:t xml:space="preserve">Note that the output of the </w:t>
      </w:r>
      <w:proofErr w:type="spellStart"/>
      <w:r w:rsidRPr="001F1D36">
        <w:t>iFFT</w:t>
      </w:r>
      <w:proofErr w:type="spellEnd"/>
      <w:r w:rsidRPr="001F1D36">
        <w:t xml:space="preserve"> are complex numbers </w:t>
      </w:r>
      <w:r>
        <w:t>–</w:t>
      </w:r>
      <w:r w:rsidRPr="001F1D36">
        <w:t xml:space="preserve"> </w:t>
      </w:r>
      <w:r>
        <w:t xml:space="preserve">we </w:t>
      </w:r>
      <w:r w:rsidRPr="001F1D36">
        <w:t xml:space="preserve">display only the real part of the image using </w:t>
      </w:r>
      <w:proofErr w:type="spellStart"/>
      <w:r w:rsidRPr="001F1D36">
        <w:t>imshow</w:t>
      </w:r>
      <w:proofErr w:type="spellEnd"/>
      <w:r w:rsidRPr="001F1D36">
        <w:t>(</w:t>
      </w:r>
      <w:proofErr w:type="gramStart"/>
      <w:r w:rsidRPr="001F1D36">
        <w:t>real(</w:t>
      </w:r>
      <w:proofErr w:type="gramEnd"/>
      <w:r w:rsidRPr="001F1D36">
        <w:t>-)).</w:t>
      </w:r>
      <w:r w:rsidR="004E6BBF">
        <w:br w:type="page"/>
      </w:r>
    </w:p>
    <w:p w14:paraId="4F1C2A55" w14:textId="4B308282" w:rsidR="001F1D36" w:rsidRPr="00CC7B6B" w:rsidRDefault="00CC7B6B">
      <w:pPr>
        <w:spacing w:after="160"/>
        <w:rPr>
          <w:b/>
          <w:bCs/>
          <w:color w:val="2E74B5" w:themeColor="accent5" w:themeShade="BF"/>
          <w:sz w:val="28"/>
          <w:szCs w:val="28"/>
        </w:rPr>
      </w:pPr>
      <w:r w:rsidRPr="00CC7B6B">
        <w:rPr>
          <w:b/>
          <w:bCs/>
          <w:color w:val="2E74B5" w:themeColor="accent5" w:themeShade="BF"/>
          <w:sz w:val="28"/>
          <w:szCs w:val="28"/>
        </w:rPr>
        <w:lastRenderedPageBreak/>
        <w:t>1.2 Transformation properties</w:t>
      </w:r>
    </w:p>
    <w:p w14:paraId="35AD5E1F" w14:textId="043605C0" w:rsidR="00CC7B6B" w:rsidRPr="00CC7B6B" w:rsidRDefault="00CC7B6B">
      <w:pPr>
        <w:spacing w:after="160"/>
        <w:rPr>
          <w:sz w:val="22"/>
          <w:szCs w:val="22"/>
        </w:rPr>
      </w:pPr>
      <w:r w:rsidRPr="00CC7B6B">
        <w:t>1</w:t>
      </w:r>
      <w:r>
        <w:t>.2.a</w:t>
      </w:r>
      <w:r w:rsidRPr="00CC7B6B">
        <w:t xml:space="preserve">. </w:t>
      </w:r>
      <w:r w:rsidRPr="00A454D7">
        <w:rPr>
          <w:b/>
          <w:bCs/>
          <w:color w:val="2E74B5" w:themeColor="accent5" w:themeShade="BF"/>
          <w:sz w:val="22"/>
          <w:szCs w:val="22"/>
        </w:rPr>
        <w:t>Linearity (Free Willy)</w:t>
      </w:r>
      <w:r w:rsidRPr="00CC7B6B">
        <w:rPr>
          <w:noProof/>
          <w:sz w:val="22"/>
          <w:szCs w:val="22"/>
        </w:rPr>
        <w:drawing>
          <wp:anchor distT="0" distB="0" distL="114300" distR="114300" simplePos="0" relativeHeight="251662336" behindDoc="0" locked="0" layoutInCell="1" allowOverlap="1" wp14:anchorId="571AAD62" wp14:editId="705C720A">
            <wp:simplePos x="0" y="0"/>
            <wp:positionH relativeFrom="margin">
              <wp:align>center</wp:align>
            </wp:positionH>
            <wp:positionV relativeFrom="paragraph">
              <wp:posOffset>187374</wp:posOffset>
            </wp:positionV>
            <wp:extent cx="3892750" cy="2629035"/>
            <wp:effectExtent l="0" t="0" r="0" b="0"/>
            <wp:wrapTopAndBottom/>
            <wp:docPr id="470594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94711" name=""/>
                    <pic:cNvPicPr/>
                  </pic:nvPicPr>
                  <pic:blipFill>
                    <a:blip r:embed="rId18">
                      <a:extLst>
                        <a:ext uri="{28A0092B-C50C-407E-A947-70E740481C1C}">
                          <a14:useLocalDpi xmlns:a14="http://schemas.microsoft.com/office/drawing/2010/main" val="0"/>
                        </a:ext>
                      </a:extLst>
                    </a:blip>
                    <a:stretch>
                      <a:fillRect/>
                    </a:stretch>
                  </pic:blipFill>
                  <pic:spPr>
                    <a:xfrm>
                      <a:off x="0" y="0"/>
                      <a:ext cx="3892750" cy="2629035"/>
                    </a:xfrm>
                    <a:prstGeom prst="rect">
                      <a:avLst/>
                    </a:prstGeom>
                  </pic:spPr>
                </pic:pic>
              </a:graphicData>
            </a:graphic>
          </wp:anchor>
        </w:drawing>
      </w:r>
    </w:p>
    <w:p w14:paraId="035AAFE4" w14:textId="4163F5D0" w:rsidR="00CC7B6B" w:rsidRDefault="00CC7B6B" w:rsidP="00CC7B6B">
      <w:pPr>
        <w:spacing w:after="160"/>
        <w:rPr>
          <w:sz w:val="22"/>
          <w:szCs w:val="22"/>
        </w:rPr>
      </w:pPr>
      <w:r w:rsidRPr="00CC7B6B">
        <w:rPr>
          <w:noProof/>
          <w:sz w:val="22"/>
          <w:szCs w:val="22"/>
        </w:rPr>
        <w:drawing>
          <wp:anchor distT="0" distB="0" distL="114300" distR="114300" simplePos="0" relativeHeight="251663360" behindDoc="0" locked="0" layoutInCell="1" allowOverlap="1" wp14:anchorId="7EBDEAFB" wp14:editId="6E8E0D9C">
            <wp:simplePos x="0" y="0"/>
            <wp:positionH relativeFrom="margin">
              <wp:align>center</wp:align>
            </wp:positionH>
            <wp:positionV relativeFrom="paragraph">
              <wp:posOffset>3008141</wp:posOffset>
            </wp:positionV>
            <wp:extent cx="1822450" cy="482796"/>
            <wp:effectExtent l="0" t="0" r="6350" b="0"/>
            <wp:wrapTopAndBottom/>
            <wp:docPr id="59449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95314" name=""/>
                    <pic:cNvPicPr/>
                  </pic:nvPicPr>
                  <pic:blipFill rotWithShape="1">
                    <a:blip r:embed="rId19">
                      <a:extLst>
                        <a:ext uri="{28A0092B-C50C-407E-A947-70E740481C1C}">
                          <a14:useLocalDpi xmlns:a14="http://schemas.microsoft.com/office/drawing/2010/main" val="0"/>
                        </a:ext>
                      </a:extLst>
                    </a:blip>
                    <a:srcRect t="11592"/>
                    <a:stretch/>
                  </pic:blipFill>
                  <pic:spPr bwMode="auto">
                    <a:xfrm>
                      <a:off x="0" y="0"/>
                      <a:ext cx="1822450" cy="482796"/>
                    </a:xfrm>
                    <a:prstGeom prst="rect">
                      <a:avLst/>
                    </a:prstGeom>
                    <a:ln>
                      <a:noFill/>
                    </a:ln>
                    <a:extLst>
                      <a:ext uri="{53640926-AAD7-44D8-BBD7-CCE9431645EC}">
                        <a14:shadowObscured xmlns:a14="http://schemas.microsoft.com/office/drawing/2010/main"/>
                      </a:ext>
                    </a:extLst>
                  </pic:spPr>
                </pic:pic>
              </a:graphicData>
            </a:graphic>
          </wp:anchor>
        </w:drawing>
      </w:r>
      <w:r w:rsidRPr="00CC7B6B">
        <w:rPr>
          <w:sz w:val="22"/>
          <w:szCs w:val="22"/>
        </w:rPr>
        <w:t xml:space="preserve">1.2.b. Willy the whale is imprisoned. </w:t>
      </w:r>
      <w:r>
        <w:rPr>
          <w:sz w:val="22"/>
          <w:szCs w:val="22"/>
        </w:rPr>
        <w:t>We will</w:t>
      </w:r>
      <w:r w:rsidRPr="00CC7B6B">
        <w:rPr>
          <w:sz w:val="22"/>
          <w:szCs w:val="22"/>
        </w:rPr>
        <w:t xml:space="preserve"> free Willy! </w:t>
      </w:r>
      <w:r>
        <w:rPr>
          <w:sz w:val="22"/>
          <w:szCs w:val="22"/>
        </w:rPr>
        <w:t>We</w:t>
      </w:r>
      <w:r w:rsidRPr="00CC7B6B">
        <w:rPr>
          <w:sz w:val="22"/>
          <w:szCs w:val="22"/>
        </w:rPr>
        <w:t xml:space="preserve"> are told that the prison bars are made of a sinusoidal signal in the X axis that was added to the original image:</w:t>
      </w:r>
      <w:r>
        <w:rPr>
          <w:sz w:val="22"/>
          <w:szCs w:val="22"/>
        </w:rPr>
        <w:t xml:space="preserve"> </w:t>
      </w:r>
    </w:p>
    <w:p w14:paraId="34801C5A" w14:textId="278758EA" w:rsidR="00375216" w:rsidRDefault="00CC7B6B" w:rsidP="00CC7B6B">
      <w:pPr>
        <w:spacing w:after="160"/>
        <w:rPr>
          <w:sz w:val="22"/>
          <w:szCs w:val="22"/>
        </w:rPr>
      </w:pPr>
      <w:r w:rsidRPr="00CC7B6B">
        <w:rPr>
          <w:noProof/>
          <w:sz w:val="22"/>
          <w:szCs w:val="22"/>
        </w:rPr>
        <w:drawing>
          <wp:anchor distT="0" distB="0" distL="114300" distR="114300" simplePos="0" relativeHeight="251664384" behindDoc="0" locked="0" layoutInCell="1" allowOverlap="1" wp14:anchorId="4A72765C" wp14:editId="0E6ACB66">
            <wp:simplePos x="0" y="0"/>
            <wp:positionH relativeFrom="margin">
              <wp:align>center</wp:align>
            </wp:positionH>
            <wp:positionV relativeFrom="paragraph">
              <wp:posOffset>1040912</wp:posOffset>
            </wp:positionV>
            <wp:extent cx="3495675" cy="2903220"/>
            <wp:effectExtent l="0" t="0" r="9525" b="0"/>
            <wp:wrapTopAndBottom/>
            <wp:docPr id="65311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11273" name=""/>
                    <pic:cNvPicPr/>
                  </pic:nvPicPr>
                  <pic:blipFill>
                    <a:blip r:embed="rId20">
                      <a:extLst>
                        <a:ext uri="{28A0092B-C50C-407E-A947-70E740481C1C}">
                          <a14:useLocalDpi xmlns:a14="http://schemas.microsoft.com/office/drawing/2010/main" val="0"/>
                        </a:ext>
                      </a:extLst>
                    </a:blip>
                    <a:stretch>
                      <a:fillRect/>
                    </a:stretch>
                  </pic:blipFill>
                  <pic:spPr>
                    <a:xfrm>
                      <a:off x="0" y="0"/>
                      <a:ext cx="3495675" cy="2903220"/>
                    </a:xfrm>
                    <a:prstGeom prst="rect">
                      <a:avLst/>
                    </a:prstGeom>
                  </pic:spPr>
                </pic:pic>
              </a:graphicData>
            </a:graphic>
            <wp14:sizeRelH relativeFrom="margin">
              <wp14:pctWidth>0</wp14:pctWidth>
            </wp14:sizeRelH>
            <wp14:sizeRelV relativeFrom="margin">
              <wp14:pctHeight>0</wp14:pctHeight>
            </wp14:sizeRelV>
          </wp:anchor>
        </w:drawing>
      </w:r>
      <w:r w:rsidRPr="00CC7B6B">
        <w:rPr>
          <w:sz w:val="22"/>
          <w:szCs w:val="22"/>
        </w:rPr>
        <w:t xml:space="preserve">where N is the number columns in the image. Given this image, find the spatial frequency of the prison bars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x</m:t>
            </m:r>
          </m:sub>
        </m:sSub>
      </m:oMath>
      <w:r>
        <w:rPr>
          <w:sz w:val="22"/>
          <w:szCs w:val="22"/>
        </w:rPr>
        <w:t xml:space="preserve"> </w:t>
      </w:r>
      <w:r w:rsidRPr="00CC7B6B">
        <w:rPr>
          <w:sz w:val="22"/>
          <w:szCs w:val="22"/>
        </w:rPr>
        <w:t xml:space="preserve">. </w:t>
      </w:r>
      <w:r>
        <w:rPr>
          <w:sz w:val="22"/>
          <w:szCs w:val="22"/>
        </w:rPr>
        <w:t xml:space="preserve">Let’s </w:t>
      </w:r>
      <w:r w:rsidRPr="00CC7B6B">
        <w:rPr>
          <w:sz w:val="22"/>
          <w:szCs w:val="22"/>
        </w:rPr>
        <w:t>plot the first row of the image</w:t>
      </w:r>
      <w:r>
        <w:rPr>
          <w:sz w:val="22"/>
          <w:szCs w:val="22"/>
        </w:rPr>
        <w:t>:</w:t>
      </w:r>
    </w:p>
    <w:p w14:paraId="730C43D9" w14:textId="685CB6D6" w:rsidR="00CC7B6B" w:rsidRPr="00CC7B6B" w:rsidRDefault="00CC7B6B" w:rsidP="00CC7B6B">
      <w:pPr>
        <w:spacing w:after="160"/>
        <w:rPr>
          <w:sz w:val="22"/>
          <w:szCs w:val="22"/>
        </w:rPr>
      </w:pPr>
    </w:p>
    <w:p w14:paraId="54CEFDFE" w14:textId="61011075" w:rsidR="00A54AB3" w:rsidRDefault="00CC7B6B" w:rsidP="00A54AB3">
      <w:pPr>
        <w:spacing w:after="160"/>
        <w:rPr>
          <w:rtl/>
        </w:rPr>
      </w:pPr>
      <w:r>
        <w:t xml:space="preserve">We can see it is indeed a sinusoidal wave. We used the function </w:t>
      </w:r>
      <w:r w:rsidR="00A54AB3">
        <w:t>‘</w:t>
      </w:r>
      <w:proofErr w:type="spellStart"/>
      <w:r w:rsidR="00A54AB3" w:rsidRPr="00A54AB3">
        <w:t>findpeaks</w:t>
      </w:r>
      <w:proofErr w:type="spellEnd"/>
      <w:r w:rsidR="00A54AB3">
        <w:t xml:space="preserve">’ that can give us the number of peaks in the graph, and we received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 xml:space="preserve"> = 10</m:t>
        </m:r>
      </m:oMath>
      <w:r w:rsidR="00A54AB3">
        <w:t>.</w:t>
      </w:r>
      <w:r w:rsidR="00A54AB3" w:rsidRPr="00585903">
        <w:rPr>
          <w:b/>
          <w:bCs/>
          <w:color w:val="FF0000"/>
          <w:sz w:val="22"/>
          <w:szCs w:val="22"/>
        </w:rPr>
        <w:t xml:space="preserve"> </w:t>
      </w:r>
      <w:r w:rsidR="00585903" w:rsidRPr="00585903">
        <w:rPr>
          <w:b/>
          <w:bCs/>
          <w:color w:val="FF0000"/>
          <w:sz w:val="22"/>
          <w:szCs w:val="22"/>
        </w:rPr>
        <w:t xml:space="preserve">** </w:t>
      </w:r>
      <w:r w:rsidR="00585903" w:rsidRPr="00585903">
        <w:rPr>
          <w:rFonts w:hint="cs"/>
          <w:b/>
          <w:bCs/>
          <w:color w:val="FF0000"/>
          <w:sz w:val="22"/>
          <w:szCs w:val="22"/>
          <w:rtl/>
        </w:rPr>
        <w:t>אולי להרחיב הסבר</w:t>
      </w:r>
    </w:p>
    <w:p w14:paraId="6E1A0B3A" w14:textId="179C7C17" w:rsidR="00A40EF1" w:rsidRDefault="00585903" w:rsidP="00A54AB3">
      <w:pPr>
        <w:spacing w:after="160"/>
      </w:pPr>
      <w:r w:rsidRPr="00585903">
        <w:rPr>
          <w:noProof/>
        </w:rPr>
        <w:lastRenderedPageBreak/>
        <w:drawing>
          <wp:anchor distT="0" distB="0" distL="114300" distR="114300" simplePos="0" relativeHeight="251665408" behindDoc="0" locked="0" layoutInCell="1" allowOverlap="1" wp14:anchorId="776C2E6D" wp14:editId="0BDFA0AD">
            <wp:simplePos x="0" y="0"/>
            <wp:positionH relativeFrom="margin">
              <wp:align>center</wp:align>
            </wp:positionH>
            <wp:positionV relativeFrom="paragraph">
              <wp:posOffset>263574</wp:posOffset>
            </wp:positionV>
            <wp:extent cx="4381500" cy="2943225"/>
            <wp:effectExtent l="0" t="0" r="0" b="9525"/>
            <wp:wrapTopAndBottom/>
            <wp:docPr id="804860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60748" name=""/>
                    <pic:cNvPicPr/>
                  </pic:nvPicPr>
                  <pic:blipFill>
                    <a:blip r:embed="rId21">
                      <a:extLst>
                        <a:ext uri="{28A0092B-C50C-407E-A947-70E740481C1C}">
                          <a14:useLocalDpi xmlns:a14="http://schemas.microsoft.com/office/drawing/2010/main" val="0"/>
                        </a:ext>
                      </a:extLst>
                    </a:blip>
                    <a:stretch>
                      <a:fillRect/>
                    </a:stretch>
                  </pic:blipFill>
                  <pic:spPr>
                    <a:xfrm>
                      <a:off x="0" y="0"/>
                      <a:ext cx="4381500" cy="2943225"/>
                    </a:xfrm>
                    <a:prstGeom prst="rect">
                      <a:avLst/>
                    </a:prstGeom>
                  </pic:spPr>
                </pic:pic>
              </a:graphicData>
            </a:graphic>
            <wp14:sizeRelH relativeFrom="margin">
              <wp14:pctWidth>0</wp14:pctWidth>
            </wp14:sizeRelH>
            <wp14:sizeRelV relativeFrom="margin">
              <wp14:pctHeight>0</wp14:pctHeight>
            </wp14:sizeRelV>
          </wp:anchor>
        </w:drawing>
      </w:r>
      <w:r>
        <w:t xml:space="preserve">1.2.c. </w:t>
      </w:r>
      <w:r w:rsidR="00A40EF1">
        <w:t xml:space="preserve">We created a matrix with a </w:t>
      </w:r>
      <w:r>
        <w:t>sinusoidal wave with this frequency:</w:t>
      </w:r>
    </w:p>
    <w:p w14:paraId="3CDE0D5F" w14:textId="7852F1A8" w:rsidR="00E70603" w:rsidRDefault="00E70603">
      <w:pPr>
        <w:spacing w:after="160"/>
      </w:pPr>
      <w:r w:rsidRPr="00E70603">
        <w:rPr>
          <w:noProof/>
        </w:rPr>
        <w:drawing>
          <wp:anchor distT="0" distB="0" distL="114300" distR="114300" simplePos="0" relativeHeight="251666432" behindDoc="0" locked="0" layoutInCell="1" allowOverlap="1" wp14:anchorId="09DABD3E" wp14:editId="210DB12B">
            <wp:simplePos x="0" y="0"/>
            <wp:positionH relativeFrom="margin">
              <wp:align>center</wp:align>
            </wp:positionH>
            <wp:positionV relativeFrom="paragraph">
              <wp:posOffset>3197713</wp:posOffset>
            </wp:positionV>
            <wp:extent cx="5118363" cy="3327571"/>
            <wp:effectExtent l="0" t="0" r="6350" b="6350"/>
            <wp:wrapTopAndBottom/>
            <wp:docPr id="165936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60584" name=""/>
                    <pic:cNvPicPr/>
                  </pic:nvPicPr>
                  <pic:blipFill>
                    <a:blip r:embed="rId22">
                      <a:extLst>
                        <a:ext uri="{28A0092B-C50C-407E-A947-70E740481C1C}">
                          <a14:useLocalDpi xmlns:a14="http://schemas.microsoft.com/office/drawing/2010/main" val="0"/>
                        </a:ext>
                      </a:extLst>
                    </a:blip>
                    <a:stretch>
                      <a:fillRect/>
                    </a:stretch>
                  </pic:blipFill>
                  <pic:spPr>
                    <a:xfrm>
                      <a:off x="0" y="0"/>
                      <a:ext cx="5118363" cy="3327571"/>
                    </a:xfrm>
                    <a:prstGeom prst="rect">
                      <a:avLst/>
                    </a:prstGeom>
                  </pic:spPr>
                </pic:pic>
              </a:graphicData>
            </a:graphic>
          </wp:anchor>
        </w:drawing>
      </w:r>
      <w:r w:rsidR="00585903" w:rsidRPr="00585903">
        <w:t xml:space="preserve"> </w:t>
      </w:r>
      <w:r w:rsidR="00585903">
        <w:t>1.2.d. We c</w:t>
      </w:r>
      <w:r w:rsidR="00585903" w:rsidRPr="00585903">
        <w:t>ompute the 2D-FFT of the prison bars image, and display its amplitude</w:t>
      </w:r>
      <w:r w:rsidR="00585903">
        <w:t>:</w:t>
      </w:r>
      <w:r w:rsidR="00585903" w:rsidRPr="00585903">
        <w:t xml:space="preserve"> </w:t>
      </w:r>
    </w:p>
    <w:p w14:paraId="65DBC4BA" w14:textId="10B2C1FA" w:rsidR="00E70603" w:rsidRDefault="00E70603">
      <w:pPr>
        <w:spacing w:after="160"/>
      </w:pPr>
      <w:r w:rsidRPr="00E70603">
        <w:t xml:space="preserve">We obtained two deltas, </w:t>
      </w:r>
      <w:r>
        <w:t>meaning</w:t>
      </w:r>
      <w:r w:rsidRPr="00E70603">
        <w:t xml:space="preserve"> two singular points symmetrically positioned in the center of the transformation image. As known, the Fourier transform of a sine consists of two symmetric deltas centered around zero.</w:t>
      </w:r>
    </w:p>
    <w:p w14:paraId="5F1B653E" w14:textId="77777777" w:rsidR="00E70603" w:rsidRDefault="00E70603" w:rsidP="00E70603">
      <w:pPr>
        <w:jc w:val="both"/>
        <w:rPr>
          <w:rFonts w:asciiTheme="minorHAnsi" w:eastAsiaTheme="minorEastAsia" w:hAnsiTheme="minorHAnsi" w:cstheme="minorBidi"/>
          <w:sz w:val="22"/>
        </w:rPr>
      </w:pPr>
      <m:oMathPara>
        <m:oMath>
          <m:r>
            <w:rPr>
              <w:rFonts w:ascii="Cambria Math" w:hAnsi="Cambria Math"/>
            </w:rPr>
            <m:t>FFt2</m:t>
          </m:r>
          <m:d>
            <m:dPr>
              <m:begChr m:val="{"/>
              <m:endChr m:val="}"/>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rPr>
                    <m:t>1</m:t>
                  </m:r>
                </m:num>
                <m:den>
                  <m:r>
                    <w:rPr>
                      <w:rFonts w:ascii="Cambria Math" w:hAnsi="Cambria Math"/>
                    </w:rPr>
                    <m:t>2</m:t>
                  </m:r>
                </m:den>
              </m:f>
              <m:func>
                <m:funcPr>
                  <m:ctrlPr>
                    <w:rPr>
                      <w:rFonts w:ascii="Cambria Math" w:hAnsi="Cambria Math"/>
                      <w:sz w:val="22"/>
                      <w:szCs w:val="22"/>
                    </w:rPr>
                  </m:ctrlPr>
                </m:funcPr>
                <m:fName>
                  <m:r>
                    <m:rPr>
                      <m:sty m:val="p"/>
                    </m:rPr>
                    <w:rPr>
                      <w:rFonts w:ascii="Cambria Math" w:hAnsi="Cambria Math"/>
                    </w:rPr>
                    <m:t>sin</m:t>
                  </m:r>
                </m:fName>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rPr>
                            <m:t>2π</m:t>
                          </m:r>
                          <m:sSub>
                            <m:sSubPr>
                              <m:ctrlPr>
                                <w:rPr>
                                  <w:rFonts w:ascii="Cambria Math" w:hAnsi="Cambria Math"/>
                                  <w:i/>
                                  <w:sz w:val="22"/>
                                  <w:szCs w:val="22"/>
                                </w:rPr>
                              </m:ctrlPr>
                            </m:sSubPr>
                            <m:e>
                              <m:r>
                                <w:rPr>
                                  <w:rFonts w:ascii="Cambria Math" w:hAnsi="Cambria Math"/>
                                </w:rPr>
                                <m:t>f</m:t>
                              </m:r>
                            </m:e>
                            <m:sub>
                              <m:r>
                                <w:rPr>
                                  <w:rFonts w:ascii="Cambria Math" w:hAnsi="Cambria Math"/>
                                </w:rPr>
                                <m:t>x</m:t>
                              </m:r>
                            </m:sub>
                          </m:sSub>
                        </m:num>
                        <m:den>
                          <m:r>
                            <w:rPr>
                              <w:rFonts w:ascii="Cambria Math" w:hAnsi="Cambria Math"/>
                            </w:rPr>
                            <m:t>N</m:t>
                          </m:r>
                        </m:den>
                      </m:f>
                      <m:r>
                        <w:rPr>
                          <w:rFonts w:ascii="Cambria Math" w:hAnsi="Cambria Math"/>
                        </w:rPr>
                        <m:t>x</m:t>
                      </m:r>
                    </m:e>
                  </m:d>
                </m:e>
              </m:func>
            </m:e>
          </m:d>
          <m:r>
            <w:rPr>
              <w:rFonts w:ascii="Cambria Math" w:hAnsi="Cambria Math"/>
            </w:rPr>
            <m:t>= FFt2</m:t>
          </m:r>
          <m:d>
            <m:dPr>
              <m:begChr m:val="{"/>
              <m:endChr m:val="}"/>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rPr>
                    <m:t>1</m:t>
                  </m:r>
                </m:num>
                <m:den>
                  <m:r>
                    <w:rPr>
                      <w:rFonts w:ascii="Cambria Math" w:hAnsi="Cambria Math"/>
                    </w:rPr>
                    <m:t>4i</m:t>
                  </m:r>
                </m:den>
              </m:f>
              <m:r>
                <w:rPr>
                  <w:rFonts w:ascii="Cambria Math" w:hAnsi="Cambria Math"/>
                </w:rPr>
                <m:t>(</m:t>
              </m:r>
              <m:sSup>
                <m:sSupPr>
                  <m:ctrlPr>
                    <w:rPr>
                      <w:rFonts w:ascii="Cambria Math" w:hAnsi="Cambria Math"/>
                      <w:i/>
                      <w:sz w:val="22"/>
                      <w:szCs w:val="22"/>
                    </w:rPr>
                  </m:ctrlPr>
                </m:sSupPr>
                <m:e>
                  <m:r>
                    <w:rPr>
                      <w:rFonts w:ascii="Cambria Math" w:hAnsi="Cambria Math"/>
                    </w:rPr>
                    <m:t>e</m:t>
                  </m:r>
                </m:e>
                <m:sup>
                  <m:r>
                    <w:rPr>
                      <w:rFonts w:ascii="Cambria Math" w:hAnsi="Cambria Math"/>
                    </w:rPr>
                    <m:t>j</m:t>
                  </m:r>
                  <m:f>
                    <m:fPr>
                      <m:ctrlPr>
                        <w:rPr>
                          <w:rFonts w:ascii="Cambria Math" w:hAnsi="Cambria Math"/>
                          <w:i/>
                          <w:sz w:val="22"/>
                          <w:szCs w:val="22"/>
                        </w:rPr>
                      </m:ctrlPr>
                    </m:fPr>
                    <m:num>
                      <m:r>
                        <w:rPr>
                          <w:rFonts w:ascii="Cambria Math" w:hAnsi="Cambria Math"/>
                        </w:rPr>
                        <m:t>2π</m:t>
                      </m:r>
                      <m:sSub>
                        <m:sSubPr>
                          <m:ctrlPr>
                            <w:rPr>
                              <w:rFonts w:ascii="Cambria Math" w:hAnsi="Cambria Math"/>
                              <w:i/>
                              <w:sz w:val="22"/>
                              <w:szCs w:val="22"/>
                            </w:rPr>
                          </m:ctrlPr>
                        </m:sSubPr>
                        <m:e>
                          <m:r>
                            <w:rPr>
                              <w:rFonts w:ascii="Cambria Math" w:hAnsi="Cambria Math"/>
                            </w:rPr>
                            <m:t>f</m:t>
                          </m:r>
                        </m:e>
                        <m:sub>
                          <m:r>
                            <w:rPr>
                              <w:rFonts w:ascii="Cambria Math" w:hAnsi="Cambria Math"/>
                            </w:rPr>
                            <m:t>x</m:t>
                          </m:r>
                        </m:sub>
                      </m:sSub>
                    </m:num>
                    <m:den>
                      <m:r>
                        <w:rPr>
                          <w:rFonts w:ascii="Cambria Math" w:hAnsi="Cambria Math"/>
                        </w:rPr>
                        <m:t>N</m:t>
                      </m:r>
                    </m:den>
                  </m:f>
                  <m:r>
                    <w:rPr>
                      <w:rFonts w:ascii="Cambria Math" w:hAnsi="Cambria Math"/>
                    </w:rPr>
                    <m:t>x</m:t>
                  </m:r>
                </m:sup>
              </m:sSup>
              <m:r>
                <w:rPr>
                  <w:rFonts w:ascii="Cambria Math" w:hAnsi="Cambria Math"/>
                </w:rPr>
                <m:t>-</m:t>
              </m:r>
              <m:sSup>
                <m:sSupPr>
                  <m:ctrlPr>
                    <w:rPr>
                      <w:rFonts w:ascii="Cambria Math" w:hAnsi="Cambria Math"/>
                      <w:i/>
                      <w:sz w:val="22"/>
                      <w:szCs w:val="22"/>
                    </w:rPr>
                  </m:ctrlPr>
                </m:sSupPr>
                <m:e>
                  <m:r>
                    <w:rPr>
                      <w:rFonts w:ascii="Cambria Math" w:hAnsi="Cambria Math"/>
                    </w:rPr>
                    <m:t>e</m:t>
                  </m:r>
                </m:e>
                <m:sup>
                  <m:r>
                    <w:rPr>
                      <w:rFonts w:ascii="Cambria Math" w:hAnsi="Cambria Math"/>
                    </w:rPr>
                    <m:t>-j</m:t>
                  </m:r>
                  <m:f>
                    <m:fPr>
                      <m:ctrlPr>
                        <w:rPr>
                          <w:rFonts w:ascii="Cambria Math" w:hAnsi="Cambria Math"/>
                          <w:i/>
                          <w:sz w:val="22"/>
                          <w:szCs w:val="22"/>
                        </w:rPr>
                      </m:ctrlPr>
                    </m:fPr>
                    <m:num>
                      <m:r>
                        <w:rPr>
                          <w:rFonts w:ascii="Cambria Math" w:hAnsi="Cambria Math"/>
                        </w:rPr>
                        <m:t>2π</m:t>
                      </m:r>
                      <m:sSub>
                        <m:sSubPr>
                          <m:ctrlPr>
                            <w:rPr>
                              <w:rFonts w:ascii="Cambria Math" w:hAnsi="Cambria Math"/>
                              <w:i/>
                              <w:sz w:val="22"/>
                              <w:szCs w:val="22"/>
                            </w:rPr>
                          </m:ctrlPr>
                        </m:sSubPr>
                        <m:e>
                          <m:r>
                            <w:rPr>
                              <w:rFonts w:ascii="Cambria Math" w:hAnsi="Cambria Math"/>
                            </w:rPr>
                            <m:t>f</m:t>
                          </m:r>
                        </m:e>
                        <m:sub>
                          <m:r>
                            <w:rPr>
                              <w:rFonts w:ascii="Cambria Math" w:hAnsi="Cambria Math"/>
                            </w:rPr>
                            <m:t>x</m:t>
                          </m:r>
                        </m:sub>
                      </m:sSub>
                    </m:num>
                    <m:den>
                      <m:r>
                        <w:rPr>
                          <w:rFonts w:ascii="Cambria Math" w:hAnsi="Cambria Math"/>
                        </w:rPr>
                        <m:t>N</m:t>
                      </m:r>
                    </m:den>
                  </m:f>
                  <m:r>
                    <w:rPr>
                      <w:rFonts w:ascii="Cambria Math" w:hAnsi="Cambria Math"/>
                    </w:rPr>
                    <m:t>x</m:t>
                  </m:r>
                </m:sup>
              </m:sSup>
            </m:e>
          </m:d>
        </m:oMath>
      </m:oMathPara>
    </w:p>
    <w:p w14:paraId="3907D656" w14:textId="77777777" w:rsidR="00E70603" w:rsidRDefault="00E70603" w:rsidP="00E70603">
      <w:pPr>
        <w:jc w:val="both"/>
        <w:rPr>
          <w:rFonts w:eastAsiaTheme="minorEastAsia"/>
        </w:rPr>
      </w:pPr>
      <w:r>
        <w:rPr>
          <w:rFonts w:eastAsiaTheme="minorEastAsia"/>
        </w:rPr>
        <w:t>We will use the linearity of the FFT to calculate the FFT of just one of the exp,</w:t>
      </w:r>
    </w:p>
    <w:p w14:paraId="7CB680C6" w14:textId="77777777" w:rsidR="00E70603" w:rsidRDefault="00E70603" w:rsidP="00E70603">
      <w:pPr>
        <w:jc w:val="both"/>
        <w:rPr>
          <w:rFonts w:eastAsiaTheme="minorEastAsia"/>
        </w:rPr>
      </w:pPr>
      <m:oMathPara>
        <m:oMath>
          <m:r>
            <w:rPr>
              <w:rFonts w:ascii="Cambria Math" w:hAnsi="Cambria Math"/>
            </w:rPr>
            <w:lastRenderedPageBreak/>
            <m:t>→FFt2</m:t>
          </m:r>
          <m:d>
            <m:dPr>
              <m:begChr m:val="{"/>
              <m:endChr m:val="}"/>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rPr>
                    <m:t>e</m:t>
                  </m:r>
                </m:e>
                <m:sup>
                  <m:r>
                    <w:rPr>
                      <w:rFonts w:ascii="Cambria Math" w:hAnsi="Cambria Math"/>
                    </w:rPr>
                    <m:t>j</m:t>
                  </m:r>
                  <m:f>
                    <m:fPr>
                      <m:ctrlPr>
                        <w:rPr>
                          <w:rFonts w:ascii="Cambria Math" w:hAnsi="Cambria Math"/>
                          <w:i/>
                          <w:sz w:val="22"/>
                          <w:szCs w:val="22"/>
                        </w:rPr>
                      </m:ctrlPr>
                    </m:fPr>
                    <m:num>
                      <m:r>
                        <w:rPr>
                          <w:rFonts w:ascii="Cambria Math" w:hAnsi="Cambria Math"/>
                        </w:rPr>
                        <m:t>2π</m:t>
                      </m:r>
                      <m:sSub>
                        <m:sSubPr>
                          <m:ctrlPr>
                            <w:rPr>
                              <w:rFonts w:ascii="Cambria Math" w:hAnsi="Cambria Math"/>
                              <w:i/>
                              <w:sz w:val="22"/>
                              <w:szCs w:val="22"/>
                            </w:rPr>
                          </m:ctrlPr>
                        </m:sSubPr>
                        <m:e>
                          <m:r>
                            <w:rPr>
                              <w:rFonts w:ascii="Cambria Math" w:hAnsi="Cambria Math"/>
                            </w:rPr>
                            <m:t>f</m:t>
                          </m:r>
                        </m:e>
                        <m:sub>
                          <m:r>
                            <w:rPr>
                              <w:rFonts w:ascii="Cambria Math" w:hAnsi="Cambria Math"/>
                            </w:rPr>
                            <m:t>x</m:t>
                          </m:r>
                        </m:sub>
                      </m:sSub>
                    </m:num>
                    <m:den>
                      <m:r>
                        <w:rPr>
                          <w:rFonts w:ascii="Cambria Math" w:hAnsi="Cambria Math"/>
                        </w:rPr>
                        <m:t>N</m:t>
                      </m:r>
                    </m:den>
                  </m:f>
                  <m:r>
                    <w:rPr>
                      <w:rFonts w:ascii="Cambria Math" w:hAnsi="Cambria Math"/>
                    </w:rPr>
                    <m:t>x</m:t>
                  </m:r>
                </m:sup>
              </m:sSup>
            </m:e>
          </m:d>
          <m:r>
            <w:rPr>
              <w:rFonts w:ascii="Cambria Math" w:hAnsi="Cambria Math"/>
            </w:rPr>
            <m:t>=</m:t>
          </m:r>
          <m:nary>
            <m:naryPr>
              <m:chr m:val="∑"/>
              <m:ctrlPr>
                <w:rPr>
                  <w:rFonts w:ascii="Cambria Math" w:hAnsi="Cambria Math"/>
                  <w:i/>
                  <w:sz w:val="22"/>
                  <w:szCs w:val="22"/>
                </w:rPr>
              </m:ctrlPr>
            </m:naryPr>
            <m:sub>
              <m:r>
                <w:rPr>
                  <w:rFonts w:ascii="Cambria Math" w:hAnsi="Cambria Math"/>
                </w:rPr>
                <m:t>x=0</m:t>
              </m:r>
            </m:sub>
            <m:sup>
              <m:r>
                <w:rPr>
                  <w:rFonts w:ascii="Cambria Math" w:hAnsi="Cambria Math"/>
                </w:rPr>
                <m:t>N-1</m:t>
              </m:r>
            </m:sup>
            <m:e>
              <m:nary>
                <m:naryPr>
                  <m:chr m:val="∑"/>
                  <m:ctrlPr>
                    <w:rPr>
                      <w:rFonts w:ascii="Cambria Math" w:hAnsi="Cambria Math"/>
                      <w:i/>
                      <w:sz w:val="22"/>
                      <w:szCs w:val="22"/>
                    </w:rPr>
                  </m:ctrlPr>
                </m:naryPr>
                <m:sub>
                  <m:r>
                    <w:rPr>
                      <w:rFonts w:ascii="Cambria Math" w:hAnsi="Cambria Math"/>
                    </w:rPr>
                    <m:t>y=0</m:t>
                  </m:r>
                </m:sub>
                <m:sup>
                  <m:r>
                    <w:rPr>
                      <w:rFonts w:ascii="Cambria Math" w:hAnsi="Cambria Math"/>
                    </w:rPr>
                    <m:t>M-1</m:t>
                  </m:r>
                </m:sup>
                <m:e>
                  <m:sSup>
                    <m:sSupPr>
                      <m:ctrlPr>
                        <w:rPr>
                          <w:rFonts w:ascii="Cambria Math" w:hAnsi="Cambria Math"/>
                          <w:i/>
                          <w:sz w:val="22"/>
                          <w:szCs w:val="22"/>
                        </w:rPr>
                      </m:ctrlPr>
                    </m:sSupPr>
                    <m:e>
                      <m:r>
                        <w:rPr>
                          <w:rFonts w:ascii="Cambria Math" w:hAnsi="Cambria Math"/>
                        </w:rPr>
                        <m:t>e</m:t>
                      </m:r>
                    </m:e>
                    <m:sup>
                      <m:r>
                        <w:rPr>
                          <w:rFonts w:ascii="Cambria Math" w:hAnsi="Cambria Math"/>
                        </w:rPr>
                        <m:t>j</m:t>
                      </m:r>
                      <m:f>
                        <m:fPr>
                          <m:ctrlPr>
                            <w:rPr>
                              <w:rFonts w:ascii="Cambria Math" w:hAnsi="Cambria Math"/>
                              <w:i/>
                              <w:sz w:val="22"/>
                              <w:szCs w:val="22"/>
                            </w:rPr>
                          </m:ctrlPr>
                        </m:fPr>
                        <m:num>
                          <m:r>
                            <w:rPr>
                              <w:rFonts w:ascii="Cambria Math" w:hAnsi="Cambria Math"/>
                            </w:rPr>
                            <m:t>2π</m:t>
                          </m:r>
                          <m:sSub>
                            <m:sSubPr>
                              <m:ctrlPr>
                                <w:rPr>
                                  <w:rFonts w:ascii="Cambria Math" w:hAnsi="Cambria Math"/>
                                  <w:i/>
                                  <w:sz w:val="22"/>
                                  <w:szCs w:val="22"/>
                                </w:rPr>
                              </m:ctrlPr>
                            </m:sSubPr>
                            <m:e>
                              <m:r>
                                <w:rPr>
                                  <w:rFonts w:ascii="Cambria Math" w:hAnsi="Cambria Math"/>
                                </w:rPr>
                                <m:t>f</m:t>
                              </m:r>
                            </m:e>
                            <m:sub>
                              <m:r>
                                <w:rPr>
                                  <w:rFonts w:ascii="Cambria Math" w:hAnsi="Cambria Math"/>
                                </w:rPr>
                                <m:t>x</m:t>
                              </m:r>
                            </m:sub>
                          </m:sSub>
                        </m:num>
                        <m:den>
                          <m:r>
                            <w:rPr>
                              <w:rFonts w:ascii="Cambria Math" w:hAnsi="Cambria Math"/>
                            </w:rPr>
                            <m:t>N</m:t>
                          </m:r>
                        </m:den>
                      </m:f>
                      <m:r>
                        <w:rPr>
                          <w:rFonts w:ascii="Cambria Math" w:hAnsi="Cambria Math"/>
                        </w:rPr>
                        <m:t>x</m:t>
                      </m:r>
                    </m:sup>
                  </m:sSup>
                  <m:sSup>
                    <m:sSupPr>
                      <m:ctrlPr>
                        <w:rPr>
                          <w:rFonts w:ascii="Cambria Math" w:hAnsi="Cambria Math"/>
                          <w:i/>
                          <w:sz w:val="22"/>
                          <w:szCs w:val="22"/>
                        </w:rPr>
                      </m:ctrlPr>
                    </m:sSupPr>
                    <m:e>
                      <m:r>
                        <w:rPr>
                          <w:rFonts w:ascii="Cambria Math" w:hAnsi="Cambria Math"/>
                        </w:rPr>
                        <m:t>e</m:t>
                      </m:r>
                    </m:e>
                    <m:sup>
                      <m:r>
                        <w:rPr>
                          <w:rFonts w:ascii="Cambria Math" w:hAnsi="Cambria Math"/>
                        </w:rPr>
                        <m:t>-2πj</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rPr>
                                <m:t>ux</m:t>
                              </m:r>
                            </m:num>
                            <m:den>
                              <m:r>
                                <w:rPr>
                                  <w:rFonts w:ascii="Cambria Math" w:hAnsi="Cambria Math"/>
                                </w:rPr>
                                <m:t>N</m:t>
                              </m:r>
                            </m:den>
                          </m:f>
                          <m:r>
                            <w:rPr>
                              <w:rFonts w:ascii="Cambria Math" w:hAnsi="Cambria Math"/>
                            </w:rPr>
                            <m:t>+</m:t>
                          </m:r>
                          <m:f>
                            <m:fPr>
                              <m:ctrlPr>
                                <w:rPr>
                                  <w:rFonts w:ascii="Cambria Math" w:hAnsi="Cambria Math"/>
                                  <w:i/>
                                  <w:sz w:val="22"/>
                                  <w:szCs w:val="22"/>
                                </w:rPr>
                              </m:ctrlPr>
                            </m:fPr>
                            <m:num>
                              <m:r>
                                <w:rPr>
                                  <w:rFonts w:ascii="Cambria Math" w:hAnsi="Cambria Math"/>
                                </w:rPr>
                                <m:t>vy</m:t>
                              </m:r>
                            </m:num>
                            <m:den>
                              <m:r>
                                <w:rPr>
                                  <w:rFonts w:ascii="Cambria Math" w:hAnsi="Cambria Math"/>
                                </w:rPr>
                                <m:t>M</m:t>
                              </m:r>
                            </m:den>
                          </m:f>
                        </m:e>
                      </m:d>
                    </m:sup>
                  </m:sSup>
                </m:e>
              </m:nary>
            </m:e>
          </m:nary>
          <m:r>
            <w:rPr>
              <w:rFonts w:ascii="Cambria Math" w:hAnsi="Cambria Math"/>
            </w:rPr>
            <m:t>=</m:t>
          </m:r>
          <m:nary>
            <m:naryPr>
              <m:chr m:val="∑"/>
              <m:ctrlPr>
                <w:rPr>
                  <w:rFonts w:ascii="Cambria Math" w:hAnsi="Cambria Math"/>
                  <w:i/>
                  <w:sz w:val="22"/>
                  <w:szCs w:val="22"/>
                </w:rPr>
              </m:ctrlPr>
            </m:naryPr>
            <m:sub>
              <m:r>
                <w:rPr>
                  <w:rFonts w:ascii="Cambria Math" w:hAnsi="Cambria Math"/>
                </w:rPr>
                <m:t>x=0</m:t>
              </m:r>
            </m:sub>
            <m:sup>
              <m:r>
                <w:rPr>
                  <w:rFonts w:ascii="Cambria Math" w:hAnsi="Cambria Math"/>
                </w:rPr>
                <m:t>N-1</m:t>
              </m:r>
            </m:sup>
            <m:e>
              <m:sSup>
                <m:sSupPr>
                  <m:ctrlPr>
                    <w:rPr>
                      <w:rFonts w:ascii="Cambria Math" w:hAnsi="Cambria Math"/>
                      <w:i/>
                      <w:sz w:val="22"/>
                      <w:szCs w:val="22"/>
                    </w:rPr>
                  </m:ctrlPr>
                </m:sSupPr>
                <m:e>
                  <m:r>
                    <w:rPr>
                      <w:rFonts w:ascii="Cambria Math" w:hAnsi="Cambria Math"/>
                    </w:rPr>
                    <m:t>e</m:t>
                  </m:r>
                </m:e>
                <m:sup>
                  <m:r>
                    <w:rPr>
                      <w:rFonts w:ascii="Cambria Math" w:hAnsi="Cambria Math"/>
                    </w:rPr>
                    <m:t>j</m:t>
                  </m:r>
                  <m:f>
                    <m:fPr>
                      <m:ctrlPr>
                        <w:rPr>
                          <w:rFonts w:ascii="Cambria Math" w:hAnsi="Cambria Math"/>
                          <w:i/>
                          <w:sz w:val="22"/>
                          <w:szCs w:val="22"/>
                        </w:rPr>
                      </m:ctrlPr>
                    </m:fPr>
                    <m:num>
                      <m:r>
                        <w:rPr>
                          <w:rFonts w:ascii="Cambria Math" w:hAnsi="Cambria Math"/>
                        </w:rPr>
                        <m:t>2π</m:t>
                      </m:r>
                      <m:sSub>
                        <m:sSubPr>
                          <m:ctrlPr>
                            <w:rPr>
                              <w:rFonts w:ascii="Cambria Math" w:hAnsi="Cambria Math"/>
                              <w:i/>
                              <w:sz w:val="22"/>
                              <w:szCs w:val="22"/>
                            </w:rPr>
                          </m:ctrlPr>
                        </m:sSubPr>
                        <m:e>
                          <m:r>
                            <w:rPr>
                              <w:rFonts w:ascii="Cambria Math" w:hAnsi="Cambria Math"/>
                            </w:rPr>
                            <m:t>(f</m:t>
                          </m:r>
                        </m:e>
                        <m:sub>
                          <m:r>
                            <w:rPr>
                              <w:rFonts w:ascii="Cambria Math" w:hAnsi="Cambria Math"/>
                            </w:rPr>
                            <m:t>x</m:t>
                          </m:r>
                        </m:sub>
                      </m:sSub>
                      <m:r>
                        <w:rPr>
                          <w:rFonts w:ascii="Cambria Math" w:hAnsi="Cambria Math"/>
                        </w:rPr>
                        <m:t>-u)</m:t>
                      </m:r>
                    </m:num>
                    <m:den>
                      <m:r>
                        <w:rPr>
                          <w:rFonts w:ascii="Cambria Math" w:hAnsi="Cambria Math"/>
                        </w:rPr>
                        <m:t>N</m:t>
                      </m:r>
                    </m:den>
                  </m:f>
                  <m:r>
                    <w:rPr>
                      <w:rFonts w:ascii="Cambria Math" w:hAnsi="Cambria Math"/>
                    </w:rPr>
                    <m:t>x</m:t>
                  </m:r>
                </m:sup>
              </m:sSup>
              <m:nary>
                <m:naryPr>
                  <m:chr m:val="∑"/>
                  <m:ctrlPr>
                    <w:rPr>
                      <w:rFonts w:ascii="Cambria Math" w:hAnsi="Cambria Math"/>
                      <w:i/>
                      <w:sz w:val="22"/>
                      <w:szCs w:val="22"/>
                    </w:rPr>
                  </m:ctrlPr>
                </m:naryPr>
                <m:sub>
                  <m:r>
                    <w:rPr>
                      <w:rFonts w:ascii="Cambria Math" w:hAnsi="Cambria Math"/>
                    </w:rPr>
                    <m:t>y=0</m:t>
                  </m:r>
                </m:sub>
                <m:sup>
                  <m:r>
                    <w:rPr>
                      <w:rFonts w:ascii="Cambria Math" w:hAnsi="Cambria Math"/>
                    </w:rPr>
                    <m:t>M-1</m:t>
                  </m:r>
                </m:sup>
                <m:e>
                  <m:sSup>
                    <m:sSupPr>
                      <m:ctrlPr>
                        <w:rPr>
                          <w:rFonts w:ascii="Cambria Math" w:hAnsi="Cambria Math"/>
                          <w:i/>
                          <w:sz w:val="22"/>
                          <w:szCs w:val="22"/>
                        </w:rPr>
                      </m:ctrlPr>
                    </m:sSupPr>
                    <m:e>
                      <m:r>
                        <w:rPr>
                          <w:rFonts w:ascii="Cambria Math" w:hAnsi="Cambria Math"/>
                        </w:rPr>
                        <m:t>e</m:t>
                      </m:r>
                    </m:e>
                    <m:sup>
                      <m:r>
                        <w:rPr>
                          <w:rFonts w:ascii="Cambria Math" w:hAnsi="Cambria Math"/>
                        </w:rPr>
                        <m:t>-2πj</m:t>
                      </m:r>
                      <m:f>
                        <m:fPr>
                          <m:ctrlPr>
                            <w:rPr>
                              <w:rFonts w:ascii="Cambria Math" w:hAnsi="Cambria Math"/>
                              <w:i/>
                              <w:sz w:val="22"/>
                              <w:szCs w:val="22"/>
                            </w:rPr>
                          </m:ctrlPr>
                        </m:fPr>
                        <m:num>
                          <m:r>
                            <w:rPr>
                              <w:rFonts w:ascii="Cambria Math" w:hAnsi="Cambria Math"/>
                            </w:rPr>
                            <m:t>vy</m:t>
                          </m:r>
                        </m:num>
                        <m:den>
                          <m:r>
                            <w:rPr>
                              <w:rFonts w:ascii="Cambria Math" w:hAnsi="Cambria Math"/>
                            </w:rPr>
                            <m:t>M</m:t>
                          </m:r>
                        </m:den>
                      </m:f>
                    </m:sup>
                  </m:sSup>
                </m:e>
              </m:nary>
            </m:e>
          </m:nary>
          <m:r>
            <w:rPr>
              <w:rFonts w:ascii="Cambria Math" w:hAnsi="Cambria Math"/>
            </w:rPr>
            <m:t>=MNδ</m:t>
          </m:r>
          <m:d>
            <m:dPr>
              <m:ctrlPr>
                <w:rPr>
                  <w:rFonts w:ascii="Cambria Math" w:hAnsi="Cambria Math"/>
                  <w:i/>
                  <w:sz w:val="22"/>
                  <w:szCs w:val="22"/>
                </w:rPr>
              </m:ctrlPr>
            </m:dPr>
            <m:e>
              <m:r>
                <w:rPr>
                  <w:rFonts w:ascii="Cambria Math" w:hAnsi="Cambria Math"/>
                </w:rPr>
                <m:t>u</m:t>
              </m:r>
            </m:e>
          </m:d>
          <m:r>
            <w:rPr>
              <w:rFonts w:ascii="Cambria Math" w:hAnsi="Cambria Math"/>
            </w:rPr>
            <m:t>δ(</m:t>
          </m:r>
          <m:sSub>
            <m:sSubPr>
              <m:ctrlPr>
                <w:rPr>
                  <w:rFonts w:ascii="Cambria Math" w:hAnsi="Cambria Math"/>
                  <w:i/>
                  <w:sz w:val="22"/>
                  <w:szCs w:val="22"/>
                </w:rPr>
              </m:ctrlPr>
            </m:sSubPr>
            <m:e>
              <m:r>
                <w:rPr>
                  <w:rFonts w:ascii="Cambria Math" w:hAnsi="Cambria Math"/>
                </w:rPr>
                <m:t>f</m:t>
              </m:r>
            </m:e>
            <m:sub>
              <m:r>
                <w:rPr>
                  <w:rFonts w:ascii="Cambria Math" w:hAnsi="Cambria Math"/>
                </w:rPr>
                <m:t>x</m:t>
              </m:r>
            </m:sub>
          </m:sSub>
          <m:r>
            <w:rPr>
              <w:rFonts w:ascii="Cambria Math" w:hAnsi="Cambria Math"/>
            </w:rPr>
            <m:t xml:space="preserve">-u)  </m:t>
          </m:r>
        </m:oMath>
      </m:oMathPara>
    </w:p>
    <w:p w14:paraId="00771C7A" w14:textId="77777777" w:rsidR="00E70603" w:rsidRDefault="00E70603" w:rsidP="00E70603">
      <w:pPr>
        <w:jc w:val="both"/>
        <w:rPr>
          <w:rFonts w:eastAsiaTheme="minorHAnsi"/>
        </w:rPr>
      </w:pPr>
      <w:r>
        <w:t>So, in the same way we will get,</w:t>
      </w:r>
    </w:p>
    <w:p w14:paraId="748C2133" w14:textId="77777777" w:rsidR="00E70603" w:rsidRDefault="00E70603" w:rsidP="00E70603">
      <w:pPr>
        <w:pStyle w:val="ListParagraph"/>
        <w:bidi w:val="0"/>
        <w:ind w:left="785"/>
        <w:jc w:val="both"/>
      </w:pPr>
      <m:oMathPara>
        <m:oMath>
          <m:r>
            <w:rPr>
              <w:rFonts w:ascii="Cambria Math" w:hAnsi="Cambria Math"/>
            </w:rPr>
            <m:t>FFt2</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x</m:t>
                          </m:r>
                        </m:sub>
                      </m:sSub>
                    </m:num>
                    <m:den>
                      <m:r>
                        <w:rPr>
                          <w:rFonts w:ascii="Cambria Math" w:hAnsi="Cambria Math"/>
                        </w:rPr>
                        <m:t>N</m:t>
                      </m:r>
                    </m:den>
                  </m:f>
                  <m:r>
                    <w:rPr>
                      <w:rFonts w:ascii="Cambria Math" w:hAnsi="Cambria Math"/>
                    </w:rPr>
                    <m:t>x</m:t>
                  </m:r>
                </m:sup>
              </m:sSup>
            </m:e>
          </m:d>
          <m:r>
            <w:rPr>
              <w:rFonts w:ascii="Cambria Math" w:hAnsi="Cambria Math"/>
            </w:rPr>
            <m:t>=MNδ</m:t>
          </m:r>
          <m:d>
            <m:dPr>
              <m:ctrlPr>
                <w:rPr>
                  <w:rFonts w:ascii="Cambria Math" w:hAnsi="Cambria Math"/>
                  <w:i/>
                </w:rPr>
              </m:ctrlPr>
            </m:dPr>
            <m:e>
              <m:r>
                <w:rPr>
                  <w:rFonts w:ascii="Cambria Math" w:hAnsi="Cambria Math"/>
                </w:rPr>
                <m:t>u</m:t>
              </m:r>
            </m:e>
          </m:d>
          <m: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 xml:space="preserve">+u)   </m:t>
          </m:r>
        </m:oMath>
      </m:oMathPara>
    </w:p>
    <w:p w14:paraId="3EE29A2A" w14:textId="77777777" w:rsidR="00E70603" w:rsidRDefault="00E70603" w:rsidP="00E70603">
      <w:pPr>
        <w:jc w:val="both"/>
      </w:pPr>
      <w:r>
        <w:t>as we expected for the amplitude of the image's FFT.</w:t>
      </w:r>
    </w:p>
    <w:p w14:paraId="421A026A" w14:textId="77777777" w:rsidR="00E70603" w:rsidRDefault="00E70603">
      <w:pPr>
        <w:spacing w:after="160"/>
      </w:pPr>
    </w:p>
    <w:p w14:paraId="4E6C68EE" w14:textId="60413972" w:rsidR="00DC0646" w:rsidRDefault="00E70603" w:rsidP="00BC2763">
      <w:pPr>
        <w:spacing w:after="160"/>
      </w:pPr>
      <w:r>
        <w:t>1.2.e. We can free willy</w:t>
      </w:r>
      <w:r w:rsidR="00DC0646">
        <w:t xml:space="preserve"> by s</w:t>
      </w:r>
      <w:r w:rsidR="00DC0646" w:rsidRPr="00DC0646">
        <w:t>ubtract</w:t>
      </w:r>
      <w:r w:rsidR="00DC0646">
        <w:t>ing</w:t>
      </w:r>
      <w:r w:rsidR="00DC0646" w:rsidRPr="00DC0646">
        <w:t xml:space="preserve"> the sine frequencies (prison bar) from the image frequencies</w:t>
      </w:r>
      <w:r w:rsidR="00DC0646">
        <w:t xml:space="preserve"> in the frequency domain. We </w:t>
      </w:r>
      <w:r w:rsidR="00BC2763">
        <w:t>will transform into the frequency domain using the 2D FFT, s</w:t>
      </w:r>
      <w:r w:rsidR="00BC2763" w:rsidRPr="00DC0646">
        <w:t>ubtract</w:t>
      </w:r>
      <w:r w:rsidR="00BC2763">
        <w:t xml:space="preserve"> </w:t>
      </w:r>
      <w:r w:rsidR="00BC2763" w:rsidRPr="00DC0646">
        <w:t>the sine frequencies</w:t>
      </w:r>
      <w:r w:rsidR="00BC2763">
        <w:t xml:space="preserve">, and go back to the image domain using the 2D </w:t>
      </w:r>
      <w:proofErr w:type="spellStart"/>
      <w:r w:rsidR="00BC2763">
        <w:t>iFFT</w:t>
      </w:r>
      <w:proofErr w:type="spellEnd"/>
      <w:r w:rsidR="00BC2763">
        <w:t>.</w:t>
      </w:r>
    </w:p>
    <w:p w14:paraId="2C08FE70" w14:textId="5447C444" w:rsidR="00E70603" w:rsidRDefault="00E70603">
      <w:pPr>
        <w:spacing w:after="160"/>
      </w:pPr>
      <w:r>
        <w:t xml:space="preserve"> </w:t>
      </w:r>
      <w:r w:rsidR="00BC2763">
        <w:t>We will do all this u</w:t>
      </w:r>
      <w:r>
        <w:t xml:space="preserve">sing our function </w:t>
      </w:r>
      <w:proofErr w:type="spellStart"/>
      <w:r w:rsidRPr="00E70603">
        <w:t>Free_</w:t>
      </w:r>
      <w:proofErr w:type="gramStart"/>
      <w:r w:rsidRPr="00E70603">
        <w:t>Willy</w:t>
      </w:r>
      <w:proofErr w:type="spellEnd"/>
      <w:r w:rsidRPr="00E70603">
        <w:t>(</w:t>
      </w:r>
      <w:proofErr w:type="gramEnd"/>
      <w:r w:rsidRPr="00E70603">
        <w:t>Willy) that returns and displays Willy without the prison bars</w:t>
      </w:r>
      <w:r w:rsidR="00BC2763">
        <w:t>:</w:t>
      </w:r>
    </w:p>
    <w:p w14:paraId="1CD9D5D0"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E00FF"/>
          <w:sz w:val="20"/>
        </w:rPr>
        <w:t>function</w:t>
      </w:r>
      <w:r w:rsidRPr="00DC0646">
        <w:rPr>
          <w:rFonts w:ascii="Courier New" w:eastAsia="Times New Roman" w:hAnsi="Courier New" w:cs="Courier New"/>
          <w:color w:val="000000"/>
          <w:sz w:val="20"/>
        </w:rPr>
        <w:t xml:space="preserve"> free_willy = Free_Willy(Willy)</w:t>
      </w:r>
    </w:p>
    <w:p w14:paraId="6BEC4BF3"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r w:rsidRPr="00DC0646">
        <w:rPr>
          <w:rFonts w:ascii="Courier New" w:eastAsia="Times New Roman" w:hAnsi="Courier New" w:cs="Courier New"/>
          <w:color w:val="028009"/>
          <w:sz w:val="20"/>
        </w:rPr>
        <w:t>% Count the number of peaks in the first row of Willy</w:t>
      </w:r>
    </w:p>
    <w:p w14:paraId="632A9CBD"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fx = size(findpeaks(Willy(1, :)), 2);</w:t>
      </w:r>
    </w:p>
    <w:p w14:paraId="74CBFB6A"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p>
    <w:p w14:paraId="5078FBE8"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r w:rsidRPr="00DC0646">
        <w:rPr>
          <w:rFonts w:ascii="Courier New" w:eastAsia="Times New Roman" w:hAnsi="Courier New" w:cs="Courier New"/>
          <w:color w:val="028009"/>
          <w:sz w:val="20"/>
        </w:rPr>
        <w:t>% Get the number of columns in Willy (assuming it represents an image)</w:t>
      </w:r>
    </w:p>
    <w:p w14:paraId="4C64CA6C"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N = size(Willy, 2);</w:t>
      </w:r>
    </w:p>
    <w:p w14:paraId="51B67497"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p>
    <w:p w14:paraId="5FA39926"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r w:rsidRPr="00DC0646">
        <w:rPr>
          <w:rFonts w:ascii="Courier New" w:eastAsia="Times New Roman" w:hAnsi="Courier New" w:cs="Courier New"/>
          <w:color w:val="028009"/>
          <w:sz w:val="20"/>
        </w:rPr>
        <w:t>% Create a meshgrid for the x-axis</w:t>
      </w:r>
    </w:p>
    <w:p w14:paraId="22372DE8"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x = meshgrid(0:N-1, 1:size(Willy, 1));</w:t>
      </w:r>
    </w:p>
    <w:p w14:paraId="39E8F4B9"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p>
    <w:p w14:paraId="39013613"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r w:rsidRPr="00DC0646">
        <w:rPr>
          <w:rFonts w:ascii="Courier New" w:eastAsia="Times New Roman" w:hAnsi="Courier New" w:cs="Courier New"/>
          <w:color w:val="028009"/>
          <w:sz w:val="20"/>
        </w:rPr>
        <w:t>% Generate a sine wave as a prison bar pattern</w:t>
      </w:r>
    </w:p>
    <w:p w14:paraId="7E843AB5"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prison_bar = 0.5 * sin((2 * pi * fx / N) * x);</w:t>
      </w:r>
    </w:p>
    <w:p w14:paraId="31CD40B8"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p>
    <w:p w14:paraId="2A389C33"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r w:rsidRPr="00DC0646">
        <w:rPr>
          <w:rFonts w:ascii="Courier New" w:eastAsia="Times New Roman" w:hAnsi="Courier New" w:cs="Courier New"/>
          <w:color w:val="028009"/>
          <w:sz w:val="20"/>
        </w:rPr>
        <w:t>% Perform FFT on the images (Willy and prison_bar)</w:t>
      </w:r>
    </w:p>
    <w:p w14:paraId="58CD23B2"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Willy_fft = fft2(Willy);</w:t>
      </w:r>
    </w:p>
    <w:p w14:paraId="50DF5554"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prison_fft = fft2(prison_bar);</w:t>
      </w:r>
    </w:p>
    <w:p w14:paraId="22D96669"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p>
    <w:p w14:paraId="093A9D65"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r w:rsidRPr="00DC0646">
        <w:rPr>
          <w:rFonts w:ascii="Courier New" w:eastAsia="Times New Roman" w:hAnsi="Courier New" w:cs="Courier New"/>
          <w:color w:val="028009"/>
          <w:sz w:val="20"/>
        </w:rPr>
        <w:t>% Subtract the sine frequencies (prison bar) from the image frequencies</w:t>
      </w:r>
    </w:p>
    <w:p w14:paraId="28B4D79A"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free_willy_fft = Willy_fft - prison_fft;</w:t>
      </w:r>
    </w:p>
    <w:p w14:paraId="3CBFF35B"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p>
    <w:p w14:paraId="2AE7BDAE"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r w:rsidRPr="00DC0646">
        <w:rPr>
          <w:rFonts w:ascii="Courier New" w:eastAsia="Times New Roman" w:hAnsi="Courier New" w:cs="Courier New"/>
          <w:color w:val="028009"/>
          <w:sz w:val="20"/>
        </w:rPr>
        <w:t>% Perform Inverse FFT to get the modified image</w:t>
      </w:r>
    </w:p>
    <w:p w14:paraId="17648AF7"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free_willy = ifft2(free_willy_fft);</w:t>
      </w:r>
    </w:p>
    <w:p w14:paraId="0733D58A"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p>
    <w:p w14:paraId="6A93BE43"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r w:rsidRPr="00DC0646">
        <w:rPr>
          <w:rFonts w:ascii="Courier New" w:eastAsia="Times New Roman" w:hAnsi="Courier New" w:cs="Courier New"/>
          <w:color w:val="028009"/>
          <w:sz w:val="20"/>
        </w:rPr>
        <w:t>% Display the resulting image</w:t>
      </w:r>
    </w:p>
    <w:p w14:paraId="40F6F3D8"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figure;</w:t>
      </w:r>
    </w:p>
    <w:p w14:paraId="5CF587B3"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imshow(free_willy);</w:t>
      </w:r>
    </w:p>
    <w:p w14:paraId="5263BCE3" w14:textId="72F1F704"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title(</w:t>
      </w:r>
      <w:r>
        <w:rPr>
          <w:rFonts w:ascii="Courier New" w:eastAsia="Times New Roman" w:hAnsi="Courier New" w:cs="Courier New"/>
          <w:color w:val="AA04F9"/>
          <w:sz w:val="20"/>
        </w:rPr>
        <w:t>‘Freed Willy’</w:t>
      </w:r>
      <w:r w:rsidRPr="00DC0646">
        <w:rPr>
          <w:rFonts w:ascii="Courier New" w:eastAsia="Times New Roman" w:hAnsi="Courier New" w:cs="Courier New"/>
          <w:color w:val="000000"/>
          <w:sz w:val="20"/>
        </w:rPr>
        <w:t>)</w:t>
      </w:r>
    </w:p>
    <w:p w14:paraId="575228A8"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E00FF"/>
          <w:sz w:val="20"/>
        </w:rPr>
        <w:t>end</w:t>
      </w:r>
    </w:p>
    <w:p w14:paraId="43F8F55E" w14:textId="77777777" w:rsidR="00DC0646" w:rsidRDefault="00DC0646">
      <w:pPr>
        <w:spacing w:after="160"/>
      </w:pPr>
    </w:p>
    <w:p w14:paraId="2E0923F0" w14:textId="77777777" w:rsidR="00DC0646" w:rsidRDefault="00DC0646">
      <w:pPr>
        <w:spacing w:after="160"/>
      </w:pPr>
      <w:r>
        <w:br w:type="page"/>
      </w:r>
    </w:p>
    <w:p w14:paraId="526ADC68" w14:textId="00587F2E" w:rsidR="00DC0646" w:rsidRDefault="00DC0646" w:rsidP="00DC0646">
      <w:pPr>
        <w:spacing w:after="160"/>
      </w:pPr>
      <w:r w:rsidRPr="00DC0646">
        <w:rPr>
          <w:noProof/>
        </w:rPr>
        <w:lastRenderedPageBreak/>
        <w:drawing>
          <wp:anchor distT="0" distB="0" distL="114300" distR="114300" simplePos="0" relativeHeight="251667456" behindDoc="0" locked="0" layoutInCell="1" allowOverlap="1" wp14:anchorId="068EE065" wp14:editId="25AC35B3">
            <wp:simplePos x="0" y="0"/>
            <wp:positionH relativeFrom="column">
              <wp:posOffset>217805</wp:posOffset>
            </wp:positionH>
            <wp:positionV relativeFrom="paragraph">
              <wp:posOffset>267335</wp:posOffset>
            </wp:positionV>
            <wp:extent cx="5588000" cy="3740150"/>
            <wp:effectExtent l="0" t="0" r="0" b="0"/>
            <wp:wrapTopAndBottom/>
            <wp:docPr id="158316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67391" name=""/>
                    <pic:cNvPicPr/>
                  </pic:nvPicPr>
                  <pic:blipFill>
                    <a:blip r:embed="rId23">
                      <a:extLst>
                        <a:ext uri="{28A0092B-C50C-407E-A947-70E740481C1C}">
                          <a14:useLocalDpi xmlns:a14="http://schemas.microsoft.com/office/drawing/2010/main" val="0"/>
                        </a:ext>
                      </a:extLst>
                    </a:blip>
                    <a:stretch>
                      <a:fillRect/>
                    </a:stretch>
                  </pic:blipFill>
                  <pic:spPr>
                    <a:xfrm>
                      <a:off x="0" y="0"/>
                      <a:ext cx="5588000" cy="3740150"/>
                    </a:xfrm>
                    <a:prstGeom prst="rect">
                      <a:avLst/>
                    </a:prstGeom>
                  </pic:spPr>
                </pic:pic>
              </a:graphicData>
            </a:graphic>
          </wp:anchor>
        </w:drawing>
      </w:r>
      <w:r>
        <w:t>The result is:</w:t>
      </w:r>
    </w:p>
    <w:p w14:paraId="16920B33" w14:textId="4FF50251" w:rsidR="00DC0646" w:rsidRPr="00E70603" w:rsidRDefault="00DC0646" w:rsidP="00DC0646">
      <w:pPr>
        <w:spacing w:after="160"/>
      </w:pPr>
    </w:p>
    <w:p w14:paraId="5F53EAA2" w14:textId="7C2631F3" w:rsidR="00A454D7" w:rsidRPr="00A454D7" w:rsidRDefault="00A454D7">
      <w:pPr>
        <w:spacing w:after="160"/>
        <w:rPr>
          <w:b/>
          <w:bCs/>
          <w:color w:val="2E74B5" w:themeColor="accent5" w:themeShade="BF"/>
          <w:sz w:val="32"/>
          <w:szCs w:val="32"/>
          <w:u w:val="single"/>
        </w:rPr>
      </w:pPr>
      <w:r w:rsidRPr="00A454D7">
        <w:rPr>
          <w:b/>
          <w:bCs/>
          <w:color w:val="2E74B5" w:themeColor="accent5" w:themeShade="BF"/>
          <w:sz w:val="32"/>
          <w:szCs w:val="32"/>
          <w:u w:val="single"/>
        </w:rPr>
        <w:t xml:space="preserve">2. Scaling, translation and separability </w:t>
      </w:r>
    </w:p>
    <w:p w14:paraId="37AF6376" w14:textId="2FE284E7" w:rsidR="0027777E" w:rsidRDefault="0027777E">
      <w:pPr>
        <w:spacing w:after="160"/>
      </w:pPr>
      <w:r w:rsidRPr="0027777E">
        <w:rPr>
          <w:noProof/>
        </w:rPr>
        <w:drawing>
          <wp:anchor distT="0" distB="0" distL="114300" distR="114300" simplePos="0" relativeHeight="251668480" behindDoc="0" locked="0" layoutInCell="1" allowOverlap="1" wp14:anchorId="7A1C210B" wp14:editId="20116684">
            <wp:simplePos x="0" y="0"/>
            <wp:positionH relativeFrom="margin">
              <wp:align>right</wp:align>
            </wp:positionH>
            <wp:positionV relativeFrom="paragraph">
              <wp:posOffset>397266</wp:posOffset>
            </wp:positionV>
            <wp:extent cx="5943600" cy="2637155"/>
            <wp:effectExtent l="0" t="0" r="0" b="0"/>
            <wp:wrapTopAndBottom/>
            <wp:docPr id="29790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03262"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637155"/>
                    </a:xfrm>
                    <a:prstGeom prst="rect">
                      <a:avLst/>
                    </a:prstGeom>
                  </pic:spPr>
                </pic:pic>
              </a:graphicData>
            </a:graphic>
          </wp:anchor>
        </w:drawing>
      </w:r>
      <w:r w:rsidR="00A454D7">
        <w:t>2.a. We i</w:t>
      </w:r>
      <w:r w:rsidR="00A454D7" w:rsidRPr="00A454D7">
        <w:t xml:space="preserve">nitialize a 128×128 all-zeros matrix. At the center of it, </w:t>
      </w:r>
      <w:r w:rsidR="00A454D7">
        <w:t xml:space="preserve">we </w:t>
      </w:r>
      <w:r w:rsidR="00A454D7" w:rsidRPr="00A454D7">
        <w:t>place</w:t>
      </w:r>
      <w:r w:rsidR="00A454D7">
        <w:t>d</w:t>
      </w:r>
      <w:r w:rsidR="00A454D7" w:rsidRPr="00A454D7">
        <w:t xml:space="preserve"> a 40×40 all-ones square (in pixels 44:83 in each dimension). </w:t>
      </w:r>
      <w:r w:rsidR="00A454D7">
        <w:t>We d</w:t>
      </w:r>
      <w:r w:rsidR="00A454D7" w:rsidRPr="00A454D7">
        <w:t>isplay the image and its 2D-FFT</w:t>
      </w:r>
      <w:r w:rsidR="00A454D7">
        <w:t>:</w:t>
      </w:r>
    </w:p>
    <w:p w14:paraId="688D6DD8" w14:textId="2C1D0727" w:rsidR="0027777E" w:rsidRDefault="0027777E">
      <w:pPr>
        <w:spacing w:after="160"/>
      </w:pPr>
      <w:r w:rsidRPr="0027777E">
        <w:t xml:space="preserve">From the amplitude image, we can see that we got a </w:t>
      </w:r>
      <w:proofErr w:type="spellStart"/>
      <w:r w:rsidRPr="0027777E">
        <w:t>sinc</w:t>
      </w:r>
      <w:proofErr w:type="spellEnd"/>
      <w:r w:rsidRPr="0027777E">
        <w:t xml:space="preserve"> function – a known result of FFT of a rectang</w:t>
      </w:r>
      <w:r w:rsidR="00A576CA">
        <w:t>ular</w:t>
      </w:r>
      <w:r w:rsidRPr="0027777E">
        <w:t xml:space="preserve"> window. We can see the cut of the function with both x and y axes, and that the main lobe is at (0,0).</w:t>
      </w:r>
    </w:p>
    <w:p w14:paraId="165D0ABC" w14:textId="562DFF8C" w:rsidR="001B6483" w:rsidRDefault="0027777E" w:rsidP="001B6483">
      <w:pPr>
        <w:spacing w:line="315" w:lineRule="atLeast"/>
        <w:rPr>
          <w:rFonts w:eastAsia="Times New Roman" w:cs="Helvetica"/>
          <w:color w:val="212121"/>
          <w:szCs w:val="21"/>
        </w:rPr>
      </w:pPr>
      <w:r>
        <w:lastRenderedPageBreak/>
        <w:t>2.b</w:t>
      </w:r>
      <w:r w:rsidR="001B6483">
        <w:t xml:space="preserve"> </w:t>
      </w:r>
      <w:r w:rsidR="001B6483" w:rsidRPr="001B6483">
        <w:rPr>
          <w:rFonts w:eastAsia="Times New Roman" w:cs="Helvetica"/>
          <w:color w:val="212121"/>
          <w:szCs w:val="21"/>
        </w:rPr>
        <w:t xml:space="preserve">now we </w:t>
      </w:r>
      <w:r w:rsidR="001B6483">
        <w:rPr>
          <w:rFonts w:eastAsia="Times New Roman" w:cs="Helvetica"/>
          <w:color w:val="212121"/>
          <w:szCs w:val="21"/>
        </w:rPr>
        <w:t>initialize a square of equal size and locate</w:t>
      </w:r>
      <w:r w:rsidR="001B6483" w:rsidRPr="001B6483">
        <w:rPr>
          <w:rFonts w:eastAsia="Times New Roman" w:cs="Helvetica"/>
          <w:color w:val="212121"/>
          <w:szCs w:val="21"/>
        </w:rPr>
        <w:t xml:space="preserve"> the square at the bottom right</w:t>
      </w:r>
      <w:r w:rsidR="001B6483">
        <w:rPr>
          <w:rFonts w:eastAsia="Times New Roman" w:cs="Helvetica"/>
          <w:color w:val="212121"/>
          <w:szCs w:val="21"/>
        </w:rPr>
        <w:t xml:space="preserve">. </w:t>
      </w:r>
      <w:r w:rsidR="001B6483">
        <w:t>We d</w:t>
      </w:r>
      <w:r w:rsidR="001B6483" w:rsidRPr="00A454D7">
        <w:t>ispla</w:t>
      </w:r>
      <w:r w:rsidR="001B6483">
        <w:t>yed</w:t>
      </w:r>
      <w:r w:rsidR="001B6483" w:rsidRPr="00A454D7">
        <w:t xml:space="preserve"> the image and its 2D-FFT</w:t>
      </w:r>
      <w:r w:rsidR="001B6483">
        <w:t>:</w:t>
      </w:r>
    </w:p>
    <w:p w14:paraId="3DB17B85" w14:textId="77777777" w:rsidR="001B6483" w:rsidRPr="001B6483" w:rsidRDefault="001B6483" w:rsidP="001B6483">
      <w:pPr>
        <w:spacing w:line="315" w:lineRule="atLeast"/>
        <w:rPr>
          <w:rFonts w:eastAsia="Times New Roman" w:cs="Helvetica"/>
          <w:color w:val="212121"/>
          <w:szCs w:val="21"/>
        </w:rPr>
      </w:pPr>
    </w:p>
    <w:p w14:paraId="17B1DF73" w14:textId="70018799" w:rsidR="001B6483" w:rsidRDefault="000463B2" w:rsidP="001B6483">
      <w:pPr>
        <w:rPr>
          <w:rFonts w:ascii="Times New Roman" w:eastAsia="Times New Roman" w:hAnsi="Times New Roman" w:cs="Times New Roman"/>
          <w:sz w:val="24"/>
          <w:szCs w:val="24"/>
        </w:rPr>
      </w:pPr>
      <w:ins w:id="0" w:author="Orenstein Nadav" w:date="2024-02-11T16:45:00Z">
        <w:r w:rsidRPr="000463B2">
          <w:rPr>
            <w:noProof/>
          </w:rPr>
          <w:drawing>
            <wp:inline distT="0" distB="0" distL="0" distR="0" wp14:anchorId="51C7ED45" wp14:editId="6ABF106F">
              <wp:extent cx="6448567" cy="1862286"/>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317" r="4562"/>
                      <a:stretch/>
                    </pic:blipFill>
                    <pic:spPr bwMode="auto">
                      <a:xfrm>
                        <a:off x="0" y="0"/>
                        <a:ext cx="6468446" cy="1868027"/>
                      </a:xfrm>
                      <a:prstGeom prst="rect">
                        <a:avLst/>
                      </a:prstGeom>
                      <a:ln>
                        <a:noFill/>
                      </a:ln>
                      <a:extLst>
                        <a:ext uri="{53640926-AAD7-44D8-BBD7-CCE9431645EC}">
                          <a14:shadowObscured xmlns:a14="http://schemas.microsoft.com/office/drawing/2010/main"/>
                        </a:ext>
                      </a:extLst>
                    </pic:spPr>
                  </pic:pic>
                </a:graphicData>
              </a:graphic>
            </wp:inline>
          </w:drawing>
        </w:r>
      </w:ins>
      <w:del w:id="1" w:author="Orenstein Nadav" w:date="2024-02-11T16:45:00Z">
        <w:r w:rsidR="001B6483" w:rsidRPr="001B6483" w:rsidDel="000463B2">
          <w:rPr>
            <w:noProof/>
          </w:rPr>
          <w:drawing>
            <wp:inline distT="0" distB="0" distL="0" distR="0" wp14:anchorId="5D5E078E" wp14:editId="05BBF890">
              <wp:extent cx="5943600" cy="16948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94815"/>
                      </a:xfrm>
                      <a:prstGeom prst="rect">
                        <a:avLst/>
                      </a:prstGeom>
                    </pic:spPr>
                  </pic:pic>
                </a:graphicData>
              </a:graphic>
            </wp:inline>
          </w:drawing>
        </w:r>
      </w:del>
    </w:p>
    <w:p w14:paraId="4FF02824" w14:textId="07ECB11B" w:rsidR="001B6483" w:rsidRDefault="001B6483" w:rsidP="001B6483">
      <w:pPr>
        <w:rPr>
          <w:rFonts w:ascii="Times New Roman" w:eastAsia="Times New Roman" w:hAnsi="Times New Roman" w:cs="Times New Roman"/>
          <w:sz w:val="24"/>
          <w:szCs w:val="24"/>
        </w:rPr>
      </w:pPr>
    </w:p>
    <w:p w14:paraId="1E530252" w14:textId="0F90D93E" w:rsidR="001B6483" w:rsidRDefault="001B6483" w:rsidP="001B648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see that the amplitude image we receive contains the </w:t>
      </w:r>
      <w:proofErr w:type="spellStart"/>
      <w:r>
        <w:rPr>
          <w:rFonts w:ascii="Times New Roman" w:eastAsia="Times New Roman" w:hAnsi="Times New Roman" w:cs="Times New Roman"/>
          <w:sz w:val="24"/>
          <w:szCs w:val="24"/>
        </w:rPr>
        <w:t>sinc</w:t>
      </w:r>
      <w:proofErr w:type="spellEnd"/>
      <w:r>
        <w:rPr>
          <w:rFonts w:ascii="Times New Roman" w:eastAsia="Times New Roman" w:hAnsi="Times New Roman" w:cs="Times New Roman"/>
          <w:sz w:val="24"/>
          <w:szCs w:val="24"/>
        </w:rPr>
        <w:t xml:space="preserve"> function again, same as earlier in (a). that is what we would expect, the square is the same as earlier, just moved in space. We know that one of the properties of the </w:t>
      </w:r>
      <w:proofErr w:type="spellStart"/>
      <w:r>
        <w:rPr>
          <w:rFonts w:ascii="Times New Roman" w:eastAsia="Times New Roman" w:hAnsi="Times New Roman" w:cs="Times New Roman"/>
          <w:sz w:val="24"/>
          <w:szCs w:val="24"/>
        </w:rPr>
        <w:t>fft</w:t>
      </w:r>
      <w:proofErr w:type="spellEnd"/>
      <w:r>
        <w:rPr>
          <w:rFonts w:ascii="Times New Roman" w:eastAsia="Times New Roman" w:hAnsi="Times New Roman" w:cs="Times New Roman"/>
          <w:sz w:val="24"/>
          <w:szCs w:val="24"/>
        </w:rPr>
        <w:t xml:space="preserve"> is that </w:t>
      </w:r>
      <w:r w:rsidR="00390674">
        <w:rPr>
          <w:rFonts w:ascii="Times New Roman" w:eastAsia="Times New Roman" w:hAnsi="Times New Roman" w:cs="Times New Roman"/>
          <w:sz w:val="24"/>
          <w:szCs w:val="24"/>
        </w:rPr>
        <w:t xml:space="preserve">spatial displacements translates to a </w:t>
      </w:r>
      <w:r w:rsidR="00AC3687">
        <w:rPr>
          <w:rFonts w:ascii="Times New Roman" w:eastAsia="Times New Roman" w:hAnsi="Times New Roman" w:cs="Times New Roman"/>
          <w:sz w:val="24"/>
          <w:szCs w:val="24"/>
        </w:rPr>
        <w:t>multiplication of the phase with a linear phase component</w:t>
      </w:r>
      <w:r w:rsidR="00390674">
        <w:rPr>
          <w:rFonts w:ascii="Times New Roman" w:eastAsia="Times New Roman" w:hAnsi="Times New Roman" w:cs="Times New Roman"/>
          <w:sz w:val="24"/>
          <w:szCs w:val="24"/>
        </w:rPr>
        <w:t>:</w:t>
      </w:r>
    </w:p>
    <w:p w14:paraId="24153EB2" w14:textId="77777777" w:rsidR="00390674" w:rsidRPr="00390674" w:rsidRDefault="00390674" w:rsidP="00390674">
      <w:pPr>
        <w:rPr>
          <w:rFonts w:ascii="Times New Roman" w:eastAsia="Times New Roman" w:hAnsi="Times New Roman" w:cs="Times New Roman"/>
          <w:sz w:val="24"/>
          <w:szCs w:val="24"/>
          <w:vertAlign w:val="superscript"/>
        </w:rPr>
      </w:pPr>
    </w:p>
    <w:p w14:paraId="41FD13BB" w14:textId="24EAD60F" w:rsidR="001B6483" w:rsidRDefault="001B6483" w:rsidP="001B6483">
      <w:pPr>
        <w:rPr>
          <w:rFonts w:ascii="Times New Roman" w:eastAsia="Times New Roman" w:hAnsi="Times New Roman" w:cs="Times New Roman"/>
          <w:sz w:val="24"/>
          <w:szCs w:val="24"/>
        </w:rPr>
      </w:pPr>
    </w:p>
    <w:p w14:paraId="6022D138" w14:textId="32C12E08" w:rsidR="001B6483" w:rsidRDefault="001B6483" w:rsidP="001B6483">
      <w:pPr>
        <w:rPr>
          <w:rFonts w:ascii="Times New Roman" w:eastAsia="Times New Roman" w:hAnsi="Times New Roman" w:cs="Times New Roman"/>
          <w:sz w:val="24"/>
          <w:szCs w:val="24"/>
        </w:rPr>
      </w:pPr>
    </w:p>
    <w:p w14:paraId="380FB6D5" w14:textId="77777777" w:rsidR="001B6483" w:rsidRPr="001B6483" w:rsidRDefault="001B6483" w:rsidP="001B6483">
      <w:pPr>
        <w:rPr>
          <w:rFonts w:ascii="Times New Roman" w:eastAsia="Times New Roman" w:hAnsi="Times New Roman" w:cs="Times New Roman"/>
          <w:sz w:val="24"/>
          <w:szCs w:val="24"/>
        </w:rPr>
      </w:pPr>
    </w:p>
    <w:p w14:paraId="6EAFB8D2" w14:textId="77777777" w:rsidR="004E55A3" w:rsidRPr="004E55A3" w:rsidRDefault="004E55A3">
      <w:pPr>
        <w:spacing w:after="160"/>
        <w:rPr>
          <w:rFonts w:ascii="Times New Roman" w:eastAsia="Times New Roman" w:hAnsi="Times New Roman" w:cs="Times New Roman"/>
        </w:rPr>
      </w:pPr>
      <m:oMathPara>
        <m:oMath>
          <m:r>
            <w:rPr>
              <w:rFonts w:ascii="Cambria Math" w:hAnsi="Cambria Math"/>
            </w:rPr>
            <m:t>Fx</m:t>
          </m:r>
          <m:d>
            <m:dPr>
              <m:ctrlPr>
                <w:rPr>
                  <w:rFonts w:ascii="Cambria Math" w:hAnsi="Cambria Math"/>
                  <w:i/>
                </w:rPr>
              </m:ctrlPr>
            </m:dPr>
            <m:e>
              <m:r>
                <w:rPr>
                  <w:rFonts w:ascii="Cambria Math" w:hAnsi="Cambria Math"/>
                </w:rPr>
                <m:t>n-</m:t>
              </m:r>
              <m:sSub>
                <m:sSubPr>
                  <m:ctrlPr>
                    <w:rPr>
                      <w:rFonts w:ascii="Cambria Math" w:hAnsi="Cambria Math"/>
                    </w:rPr>
                  </m:ctrlPr>
                </m:sSubPr>
                <m:e>
                  <m:r>
                    <w:rPr>
                      <w:rFonts w:ascii="Cambria Math" w:hAnsi="Cambria Math"/>
                    </w:rPr>
                    <m:t>n</m:t>
                  </m:r>
                </m:e>
                <m:sub>
                  <m:r>
                    <w:rPr>
                      <w:rFonts w:ascii="Cambria Math" w:hAnsi="Cambria Math"/>
                    </w:rPr>
                    <m:t>0</m:t>
                  </m:r>
                </m:sub>
              </m:sSub>
            </m:e>
          </m:d>
          <m:r>
            <w:rPr>
              <w:rFonts w:ascii="Cambria Math" w:hAnsi="Cambria Math"/>
            </w:rPr>
            <m:t>=Fx</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r>
                <w:rPr>
                  <w:rFonts w:ascii="Cambria Math" w:hAnsi="Cambria Math"/>
                </w:rPr>
                <m:t>n-</m:t>
              </m:r>
              <m:sSub>
                <m:sSubPr>
                  <m:ctrlPr>
                    <w:rPr>
                      <w:rFonts w:ascii="Cambria Math" w:hAnsi="Cambria Math"/>
                    </w:rPr>
                  </m:ctrlPr>
                </m:sSubPr>
                <m:e>
                  <m:r>
                    <w:rPr>
                      <w:rFonts w:ascii="Cambria Math" w:hAnsi="Cambria Math"/>
                    </w:rPr>
                    <m:t>n</m:t>
                  </m:r>
                </m:e>
                <m:sub>
                  <m:r>
                    <w:rPr>
                      <w:rFonts w:ascii="Cambria Math" w:hAnsi="Cambria Math"/>
                    </w:rPr>
                    <m:t>0</m:t>
                  </m:r>
                </m:sub>
              </m:sSub>
            </m:e>
          </m:d>
        </m:oMath>
      </m:oMathPara>
    </w:p>
    <w:p w14:paraId="7EEC8342" w14:textId="77777777" w:rsidR="004E55A3" w:rsidRPr="004E55A3" w:rsidRDefault="004E55A3">
      <w:pPr>
        <w:spacing w:after="160"/>
        <w:rPr>
          <w:rFonts w:ascii="Times New Roman" w:eastAsia="Times New Roman" w:hAnsi="Times New Roman" w:cs="Times New Roman"/>
        </w:rPr>
      </w:pPr>
    </w:p>
    <w:p w14:paraId="662C410E" w14:textId="77777777" w:rsidR="004E55A3" w:rsidRPr="004E55A3" w:rsidRDefault="004E55A3">
      <w:pPr>
        <w:spacing w:after="160"/>
        <w:rPr>
          <w:rFonts w:ascii="Times New Roman" w:eastAsia="Times New Roman" w:hAnsi="Times New Roman" w:cs="Times New Roman"/>
        </w:rPr>
      </w:pPr>
      <m:oMathPara>
        <m:oMath>
          <m:r>
            <w:rPr>
              <w:rFonts w:ascii="Cambria Math" w:hAnsi="Cambria Math"/>
            </w:rPr>
            <m:t>=Fx</m:t>
          </m:r>
          <m:d>
            <m:dPr>
              <m:ctrlPr>
                <w:rPr>
                  <w:rFonts w:ascii="Cambria Math" w:hAnsi="Cambria Math"/>
                  <w:i/>
                </w:rPr>
              </m:ctrlPr>
            </m:dPr>
            <m:e>
              <m:r>
                <w:rPr>
                  <w:rFonts w:ascii="Cambria Math" w:hAnsi="Cambria Math"/>
                </w:rPr>
                <m:t>n</m:t>
              </m:r>
            </m:e>
          </m:d>
          <m:r>
            <w:rPr>
              <w:rFonts w:ascii="Cambria Math" w:hAnsi="Cambria Math"/>
            </w:rPr>
            <m:t>⋅Fδ</m:t>
          </m:r>
          <m:d>
            <m:dPr>
              <m:ctrlPr>
                <w:rPr>
                  <w:rFonts w:ascii="Cambria Math" w:hAnsi="Cambria Math"/>
                  <w:i/>
                </w:rPr>
              </m:ctrlPr>
            </m:dPr>
            <m:e>
              <m:r>
                <w:rPr>
                  <w:rFonts w:ascii="Cambria Math" w:hAnsi="Cambria Math"/>
                </w:rPr>
                <m:t>n-</m:t>
              </m:r>
              <m:sSub>
                <m:sSubPr>
                  <m:ctrlPr>
                    <w:rPr>
                      <w:rFonts w:ascii="Cambria Math" w:hAnsi="Cambria Math"/>
                    </w:rPr>
                  </m:ctrlPr>
                </m:sSubPr>
                <m:e>
                  <m:r>
                    <w:rPr>
                      <w:rFonts w:ascii="Cambria Math" w:hAnsi="Cambria Math"/>
                    </w:rPr>
                    <m:t>n</m:t>
                  </m:r>
                </m:e>
                <m:sub>
                  <m:r>
                    <w:rPr>
                      <w:rFonts w:ascii="Cambria Math" w:hAnsi="Cambria Math"/>
                    </w:rPr>
                    <m:t>0</m:t>
                  </m:r>
                </m:sub>
              </m:sSub>
            </m:e>
          </m:d>
        </m:oMath>
      </m:oMathPara>
    </w:p>
    <w:p w14:paraId="0D824F09" w14:textId="77777777" w:rsidR="004E55A3" w:rsidRPr="004E55A3" w:rsidRDefault="004E55A3">
      <w:pPr>
        <w:spacing w:after="160"/>
        <w:rPr>
          <w:rFonts w:ascii="Times New Roman" w:eastAsia="Times New Roman" w:hAnsi="Times New Roman" w:cs="Times New Roman"/>
        </w:rPr>
      </w:pPr>
    </w:p>
    <w:p w14:paraId="0B1E4D09" w14:textId="63B83864" w:rsidR="00A454D7" w:rsidRDefault="004E55A3" w:rsidP="004E55A3">
      <w:pPr>
        <w:spacing w:after="160"/>
        <w:jc w:val="center"/>
      </w:pPr>
      <m:oMath>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-i</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n</m:t>
                    </m:r>
                  </m:e>
                  <m:sub>
                    <m:r>
                      <w:rPr>
                        <w:rFonts w:ascii="Cambria Math" w:hAnsi="Cambria Math"/>
                      </w:rPr>
                      <m:t>0</m:t>
                    </m:r>
                  </m:sub>
                </m:sSub>
              </m:num>
              <m:den>
                <m:r>
                  <w:rPr>
                    <w:rFonts w:ascii="Cambria Math" w:hAnsi="Cambria Math"/>
                  </w:rPr>
                  <m:t>N</m:t>
                </m:r>
              </m:den>
            </m:f>
          </m:sup>
        </m:sSup>
        <m:r>
          <w:rPr>
            <w:rFonts w:ascii="Cambria Math" w:hAnsi="Cambria Math"/>
          </w:rPr>
          <m:t>F{x(n)}</m:t>
        </m:r>
      </m:oMath>
      <w:r>
        <w:t xml:space="preserve"> </w:t>
      </w:r>
    </w:p>
    <w:p w14:paraId="2D585043" w14:textId="300BDE73" w:rsidR="004E55A3" w:rsidRDefault="004E55A3" w:rsidP="004E55A3">
      <w:pPr>
        <w:spacing w:after="160"/>
        <w:jc w:val="center"/>
      </w:pPr>
    </w:p>
    <w:p w14:paraId="5261BFE3" w14:textId="0814AD3F" w:rsidR="004E55A3" w:rsidRDefault="004E55A3" w:rsidP="004E55A3">
      <w:pPr>
        <w:spacing w:after="160"/>
        <w:jc w:val="center"/>
      </w:pPr>
      <m:oMathPara>
        <m:oMath>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-i</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n</m:t>
                      </m:r>
                    </m:e>
                    <m:sub>
                      <m:r>
                        <w:rPr>
                          <w:rFonts w:ascii="Cambria Math" w:hAnsi="Cambria Math"/>
                        </w:rPr>
                        <m:t>0</m:t>
                      </m:r>
                    </m:sub>
                  </m:sSub>
                </m:num>
                <m:den>
                  <m:r>
                    <w:rPr>
                      <w:rFonts w:ascii="Cambria Math" w:hAnsi="Cambria Math"/>
                    </w:rPr>
                    <m:t>N</m:t>
                  </m:r>
                </m:den>
              </m:f>
            </m:sup>
          </m:sSup>
          <m:r>
            <w:rPr>
              <w:rFonts w:ascii="Cambria Math" w:hAnsi="Cambria Math"/>
            </w:rPr>
            <m:t>X(v)</m:t>
          </m:r>
        </m:oMath>
      </m:oMathPara>
    </w:p>
    <w:p w14:paraId="3BE032B5" w14:textId="77777777" w:rsidR="00601939" w:rsidRDefault="00601939">
      <w:pPr>
        <w:spacing w:after="160"/>
        <w:rPr>
          <w:ins w:id="2" w:author="Orenstein Nadav" w:date="2024-02-11T16:11:00Z"/>
        </w:rPr>
      </w:pPr>
    </w:p>
    <w:p w14:paraId="76ECC0FC" w14:textId="1E5D3EF1" w:rsidR="007B7760" w:rsidRDefault="00601939" w:rsidP="007B7760">
      <w:pPr>
        <w:spacing w:after="160"/>
        <w:rPr>
          <w:ins w:id="3" w:author="Orenstein Nadav" w:date="2024-02-11T16:11:00Z"/>
        </w:rPr>
      </w:pPr>
      <w:ins w:id="4" w:author="Orenstein Nadav" w:date="2024-02-11T16:11:00Z">
        <w:r>
          <w:t>T</w:t>
        </w:r>
      </w:ins>
      <w:ins w:id="5" w:author="Orenstein Nadav" w:date="2024-02-11T16:19:00Z">
        <w:r>
          <w:rPr>
            <w:rFonts w:ascii="Times New Roman" w:eastAsia="Times New Roman" w:hAnsi="Times New Roman" w:cs="Times New Roman"/>
            <w:sz w:val="24"/>
            <w:szCs w:val="24"/>
          </w:rPr>
          <w:t>his phase component has an amplitude of 1 t</w:t>
        </w:r>
      </w:ins>
      <w:ins w:id="6" w:author="Orenstein Nadav" w:date="2024-02-11T16:11:00Z">
        <w:r>
          <w:t>hus, there is no change in the amplitude pl</w:t>
        </w:r>
      </w:ins>
      <w:ins w:id="7" w:author="Orenstein Nadav" w:date="2024-02-11T16:12:00Z">
        <w:r>
          <w:t xml:space="preserve">ot due to </w:t>
        </w:r>
      </w:ins>
      <w:r w:rsidR="007B7760">
        <w:t>the multiplication.</w:t>
      </w:r>
    </w:p>
    <w:p w14:paraId="73B46A45" w14:textId="77777777" w:rsidR="007B7760" w:rsidRDefault="007B7760" w:rsidP="007B7760">
      <w:pPr>
        <w:spacing w:after="160"/>
        <w:rPr>
          <w:ins w:id="8" w:author="Orenstein Nadav" w:date="2024-02-11T14:40:00Z"/>
        </w:rPr>
      </w:pPr>
      <w:ins w:id="9" w:author="Orenstein Nadav" w:date="2024-02-11T16:23:00Z">
        <w:r>
          <w:t>The phase on the other hand, changes due to the multiplication. i</w:t>
        </w:r>
      </w:ins>
      <w:del w:id="10" w:author="Orenstein Nadav" w:date="2024-02-11T16:23:00Z">
        <w:r w:rsidDel="00EF1109">
          <w:delText>I</w:delText>
        </w:r>
      </w:del>
      <w:r>
        <w:t xml:space="preserve">n our case, </w:t>
      </w:r>
      <w:del w:id="11" w:author="Orenstein Nadav" w:date="2024-02-11T16:10:00Z">
        <w:r w:rsidDel="0018502A">
          <w:delText xml:space="preserve"> </w:delText>
        </w:r>
      </w:del>
      <w:r>
        <w:t>the square was spatially translated in 2 dimensions</w:t>
      </w:r>
      <w:ins w:id="12" w:author="Orenstein Nadav" w:date="2024-02-11T14:39:00Z">
        <w:r>
          <w:t>:</w:t>
        </w:r>
      </w:ins>
      <w:del w:id="13" w:author="Orenstein Nadav" w:date="2024-02-11T14:39:00Z">
        <w:r w:rsidDel="00AC3687">
          <w:delText>,</w:delText>
        </w:r>
      </w:del>
      <w:r>
        <w:t xml:space="preserve">  </w:t>
      </w:r>
      <m:oMath>
        <m:r>
          <w:ins w:id="14" w:author="Orenstein Nadav" w:date="2024-02-11T14:38:00Z">
            <w:rPr>
              <w:rFonts w:ascii="Cambria Math" w:hAnsi="Cambria Math"/>
            </w:rPr>
            <m:t>m, n</m:t>
          </w:ins>
        </m:r>
      </m:oMath>
      <w:ins w:id="15" w:author="Orenstein Nadav" w:date="2024-02-11T14:38:00Z">
        <w:r>
          <w:t xml:space="preserve"> s</w:t>
        </w:r>
      </w:ins>
      <w:ins w:id="16" w:author="Orenstein Nadav" w:date="2024-02-11T14:39:00Z">
        <w:r>
          <w:t xml:space="preserve">o we get a multiplication of a phase that is a linear combination of a phase in the </w:t>
        </w:r>
        <m:oMath>
          <m:r>
            <w:rPr>
              <w:rFonts w:ascii="Cambria Math" w:hAnsi="Cambria Math"/>
            </w:rPr>
            <m:t>u</m:t>
          </m:r>
        </m:oMath>
        <w:r>
          <w:t xml:space="preserve"> </w:t>
        </w:r>
      </w:ins>
      <w:ins w:id="17" w:author="Orenstein Nadav" w:date="2024-02-11T14:40:00Z">
        <w:r>
          <w:t xml:space="preserve">dimension and a phase in the </w:t>
        </w:r>
        <m:oMath>
          <m:r>
            <w:rPr>
              <w:rFonts w:ascii="Cambria Math" w:hAnsi="Cambria Math"/>
            </w:rPr>
            <m:t>v</m:t>
          </m:r>
        </m:oMath>
        <w:r>
          <w:t xml:space="preserve"> dimension:</w:t>
        </w:r>
      </w:ins>
    </w:p>
    <w:p w14:paraId="6B5DDA77" w14:textId="77777777" w:rsidR="007B7760" w:rsidRPr="0018502A" w:rsidRDefault="007B7760" w:rsidP="007B7760">
      <w:pPr>
        <w:spacing w:after="160"/>
        <w:rPr>
          <w:ins w:id="18" w:author="Orenstein Nadav" w:date="2024-02-11T14:41:00Z"/>
          <w:i/>
          <w:vertAlign w:val="subscript"/>
          <w:rPrChange w:id="19" w:author="Orenstein Nadav" w:date="2024-02-11T16:09:00Z">
            <w:rPr>
              <w:ins w:id="20" w:author="Orenstein Nadav" w:date="2024-02-11T14:41:00Z"/>
              <w:rFonts w:ascii="Cambria Math" w:hAnsi="Cambria Math"/>
              <w:i/>
              <w:vertAlign w:val="subscript"/>
            </w:rPr>
          </w:rPrChange>
        </w:rPr>
      </w:pPr>
      <m:oMathPara>
        <m:oMath>
          <m:r>
            <w:ins w:id="21" w:author="Orenstein Nadav" w:date="2024-02-11T14:41:00Z">
              <w:rPr>
                <w:rFonts w:ascii="Cambria Math" w:hAnsi="Cambria Math"/>
                <w:vertAlign w:val="subscript"/>
              </w:rPr>
              <m:t>F</m:t>
            </w:ins>
          </m:r>
          <m:d>
            <m:dPr>
              <m:begChr m:val="{"/>
              <m:endChr m:val="}"/>
              <m:ctrlPr>
                <w:ins w:id="22" w:author="Orenstein Nadav" w:date="2024-02-11T14:41:00Z">
                  <w:rPr>
                    <w:rFonts w:ascii="Cambria Math" w:hAnsi="Cambria Math"/>
                    <w:i/>
                    <w:vertAlign w:val="subscript"/>
                  </w:rPr>
                </w:ins>
              </m:ctrlPr>
            </m:dPr>
            <m:e>
              <m:r>
                <w:ins w:id="23" w:author="Orenstein Nadav" w:date="2024-02-11T14:41:00Z">
                  <w:rPr>
                    <w:rFonts w:ascii="Cambria Math" w:hAnsi="Cambria Math"/>
                    <w:vertAlign w:val="subscript"/>
                  </w:rPr>
                  <m:t>x</m:t>
                </w:ins>
              </m:r>
              <m:d>
                <m:dPr>
                  <m:ctrlPr>
                    <w:ins w:id="24" w:author="Orenstein Nadav" w:date="2024-02-11T14:41:00Z">
                      <w:rPr>
                        <w:rFonts w:ascii="Cambria Math" w:hAnsi="Cambria Math"/>
                        <w:i/>
                        <w:vertAlign w:val="subscript"/>
                      </w:rPr>
                    </w:ins>
                  </m:ctrlPr>
                </m:dPr>
                <m:e>
                  <m:r>
                    <w:ins w:id="25" w:author="Orenstein Nadav" w:date="2024-02-11T14:41:00Z">
                      <w:rPr>
                        <w:rFonts w:ascii="Cambria Math" w:hAnsi="Cambria Math"/>
                        <w:vertAlign w:val="subscript"/>
                      </w:rPr>
                      <m:t>n-</m:t>
                    </w:ins>
                  </m:r>
                  <m:sSub>
                    <m:sSubPr>
                      <m:ctrlPr>
                        <w:ins w:id="26" w:author="Orenstein Nadav" w:date="2024-02-11T14:41:00Z">
                          <w:rPr>
                            <w:rFonts w:ascii="Cambria Math" w:hAnsi="Cambria Math"/>
                            <w:vertAlign w:val="subscript"/>
                          </w:rPr>
                        </w:ins>
                      </m:ctrlPr>
                    </m:sSubPr>
                    <m:e>
                      <m:r>
                        <w:ins w:id="27" w:author="Orenstein Nadav" w:date="2024-02-11T14:41:00Z">
                          <w:rPr>
                            <w:rFonts w:ascii="Cambria Math" w:hAnsi="Cambria Math"/>
                            <w:vertAlign w:val="subscript"/>
                          </w:rPr>
                          <m:t>n</m:t>
                        </w:ins>
                      </m:r>
                    </m:e>
                    <m:sub>
                      <m:r>
                        <w:ins w:id="28" w:author="Orenstein Nadav" w:date="2024-02-11T14:41:00Z">
                          <w:rPr>
                            <w:rFonts w:ascii="Cambria Math" w:hAnsi="Cambria Math"/>
                            <w:vertAlign w:val="subscript"/>
                          </w:rPr>
                          <m:t>0</m:t>
                        </w:ins>
                      </m:r>
                    </m:sub>
                  </m:sSub>
                  <m:r>
                    <w:ins w:id="29" w:author="Orenstein Nadav" w:date="2024-02-11T14:41:00Z">
                      <w:rPr>
                        <w:rFonts w:ascii="Cambria Math" w:hAnsi="Cambria Math"/>
                        <w:vertAlign w:val="subscript"/>
                      </w:rPr>
                      <m:t>,m-</m:t>
                    </w:ins>
                  </m:r>
                  <m:sSub>
                    <m:sSubPr>
                      <m:ctrlPr>
                        <w:ins w:id="30" w:author="Orenstein Nadav" w:date="2024-02-11T14:41:00Z">
                          <w:rPr>
                            <w:rFonts w:ascii="Cambria Math" w:hAnsi="Cambria Math"/>
                            <w:vertAlign w:val="subscript"/>
                          </w:rPr>
                        </w:ins>
                      </m:ctrlPr>
                    </m:sSubPr>
                    <m:e>
                      <m:r>
                        <w:ins w:id="31" w:author="Orenstein Nadav" w:date="2024-02-11T14:41:00Z">
                          <w:rPr>
                            <w:rFonts w:ascii="Cambria Math" w:hAnsi="Cambria Math"/>
                            <w:vertAlign w:val="subscript"/>
                          </w:rPr>
                          <m:t>m</m:t>
                        </w:ins>
                      </m:r>
                    </m:e>
                    <m:sub>
                      <m:r>
                        <w:ins w:id="32" w:author="Orenstein Nadav" w:date="2024-02-11T14:41:00Z">
                          <w:rPr>
                            <w:rFonts w:ascii="Cambria Math" w:hAnsi="Cambria Math"/>
                            <w:vertAlign w:val="subscript"/>
                          </w:rPr>
                          <m:t>0</m:t>
                        </w:ins>
                      </m:r>
                    </m:sub>
                  </m:sSub>
                </m:e>
              </m:d>
            </m:e>
          </m:d>
          <m:r>
            <w:ins w:id="33" w:author="Orenstein Nadav" w:date="2024-02-11T14:41:00Z">
              <w:rPr>
                <w:rFonts w:ascii="Cambria Math" w:hAnsi="Cambria Math"/>
                <w:vertAlign w:val="subscript"/>
              </w:rPr>
              <m:t>=F</m:t>
            </w:ins>
          </m:r>
          <m:d>
            <m:dPr>
              <m:begChr m:val="{"/>
              <m:endChr m:val="}"/>
              <m:ctrlPr>
                <w:ins w:id="34" w:author="Orenstein Nadav" w:date="2024-02-11T14:41:00Z">
                  <w:rPr>
                    <w:rFonts w:ascii="Cambria Math" w:hAnsi="Cambria Math"/>
                    <w:i/>
                    <w:vertAlign w:val="subscript"/>
                  </w:rPr>
                </w:ins>
              </m:ctrlPr>
            </m:dPr>
            <m:e>
              <m:r>
                <w:ins w:id="35" w:author="Orenstein Nadav" w:date="2024-02-11T14:41:00Z">
                  <w:rPr>
                    <w:rFonts w:ascii="Cambria Math" w:hAnsi="Cambria Math"/>
                    <w:vertAlign w:val="subscript"/>
                  </w:rPr>
                  <m:t>x</m:t>
                </w:ins>
              </m:r>
              <m:d>
                <m:dPr>
                  <m:ctrlPr>
                    <w:ins w:id="36" w:author="Orenstein Nadav" w:date="2024-02-11T14:41:00Z">
                      <w:rPr>
                        <w:rFonts w:ascii="Cambria Math" w:hAnsi="Cambria Math"/>
                        <w:i/>
                        <w:vertAlign w:val="subscript"/>
                      </w:rPr>
                    </w:ins>
                  </m:ctrlPr>
                </m:dPr>
                <m:e>
                  <m:r>
                    <w:ins w:id="37" w:author="Orenstein Nadav" w:date="2024-02-11T14:41:00Z">
                      <w:rPr>
                        <w:rFonts w:ascii="Cambria Math" w:hAnsi="Cambria Math"/>
                        <w:vertAlign w:val="subscript"/>
                      </w:rPr>
                      <m:t>n</m:t>
                    </w:ins>
                  </m:r>
                </m:e>
              </m:d>
              <m:r>
                <w:ins w:id="38" w:author="Orenstein Nadav" w:date="2024-02-11T14:41:00Z">
                  <w:rPr>
                    <w:rFonts w:ascii="Cambria Math" w:hAnsi="Cambria Math"/>
                    <w:vertAlign w:val="subscript"/>
                  </w:rPr>
                  <m:t>*δ</m:t>
                </w:ins>
              </m:r>
              <m:d>
                <m:dPr>
                  <m:ctrlPr>
                    <w:ins w:id="39" w:author="Orenstein Nadav" w:date="2024-02-11T14:41:00Z">
                      <w:rPr>
                        <w:rFonts w:ascii="Cambria Math" w:hAnsi="Cambria Math"/>
                        <w:i/>
                        <w:vertAlign w:val="subscript"/>
                      </w:rPr>
                    </w:ins>
                  </m:ctrlPr>
                </m:dPr>
                <m:e>
                  <m:r>
                    <w:ins w:id="40" w:author="Orenstein Nadav" w:date="2024-02-11T14:41:00Z">
                      <w:rPr>
                        <w:rFonts w:ascii="Cambria Math" w:hAnsi="Cambria Math"/>
                        <w:vertAlign w:val="subscript"/>
                      </w:rPr>
                      <m:t>n-</m:t>
                    </w:ins>
                  </m:r>
                  <m:sSub>
                    <m:sSubPr>
                      <m:ctrlPr>
                        <w:ins w:id="41" w:author="Orenstein Nadav" w:date="2024-02-11T14:41:00Z">
                          <w:rPr>
                            <w:rFonts w:ascii="Cambria Math" w:hAnsi="Cambria Math"/>
                            <w:vertAlign w:val="subscript"/>
                          </w:rPr>
                        </w:ins>
                      </m:ctrlPr>
                    </m:sSubPr>
                    <m:e>
                      <m:r>
                        <w:ins w:id="42" w:author="Orenstein Nadav" w:date="2024-02-11T14:41:00Z">
                          <w:rPr>
                            <w:rFonts w:ascii="Cambria Math" w:hAnsi="Cambria Math"/>
                            <w:vertAlign w:val="subscript"/>
                          </w:rPr>
                          <m:t>n</m:t>
                        </w:ins>
                      </m:r>
                    </m:e>
                    <m:sub>
                      <m:r>
                        <w:ins w:id="43" w:author="Orenstein Nadav" w:date="2024-02-11T14:41:00Z">
                          <w:rPr>
                            <w:rFonts w:ascii="Cambria Math" w:hAnsi="Cambria Math"/>
                            <w:vertAlign w:val="subscript"/>
                          </w:rPr>
                          <m:t>0</m:t>
                        </w:ins>
                      </m:r>
                    </m:sub>
                  </m:sSub>
                  <m:r>
                    <w:ins w:id="44" w:author="Orenstein Nadav" w:date="2024-02-11T14:41:00Z">
                      <w:rPr>
                        <w:rFonts w:ascii="Cambria Math" w:hAnsi="Cambria Math"/>
                        <w:vertAlign w:val="subscript"/>
                      </w:rPr>
                      <m:t>,m-</m:t>
                    </w:ins>
                  </m:r>
                  <m:sSub>
                    <m:sSubPr>
                      <m:ctrlPr>
                        <w:ins w:id="45" w:author="Orenstein Nadav" w:date="2024-02-11T14:41:00Z">
                          <w:rPr>
                            <w:rFonts w:ascii="Cambria Math" w:hAnsi="Cambria Math"/>
                            <w:vertAlign w:val="subscript"/>
                          </w:rPr>
                        </w:ins>
                      </m:ctrlPr>
                    </m:sSubPr>
                    <m:e>
                      <m:r>
                        <w:ins w:id="46" w:author="Orenstein Nadav" w:date="2024-02-11T14:41:00Z">
                          <w:rPr>
                            <w:rFonts w:ascii="Cambria Math" w:hAnsi="Cambria Math"/>
                            <w:vertAlign w:val="subscript"/>
                          </w:rPr>
                          <m:t>m</m:t>
                        </w:ins>
                      </m:r>
                    </m:e>
                    <m:sub>
                      <m:r>
                        <w:ins w:id="47" w:author="Orenstein Nadav" w:date="2024-02-11T14:41:00Z">
                          <w:rPr>
                            <w:rFonts w:ascii="Cambria Math" w:hAnsi="Cambria Math"/>
                            <w:vertAlign w:val="subscript"/>
                          </w:rPr>
                          <m:t>0</m:t>
                        </w:ins>
                      </m:r>
                    </m:sub>
                  </m:sSub>
                </m:e>
              </m:d>
            </m:e>
          </m:d>
        </m:oMath>
      </m:oMathPara>
    </w:p>
    <w:p w14:paraId="0A92FBBF" w14:textId="77777777" w:rsidR="007B7760" w:rsidRPr="00AC3687" w:rsidRDefault="007B7760" w:rsidP="007B7760">
      <w:pPr>
        <w:spacing w:after="160"/>
        <w:rPr>
          <w:ins w:id="48" w:author="Orenstein Nadav" w:date="2024-02-11T14:41:00Z"/>
          <w:vertAlign w:val="subscript"/>
          <w:rPrChange w:id="49" w:author="Orenstein Nadav" w:date="2024-02-11T14:41:00Z">
            <w:rPr>
              <w:ins w:id="50" w:author="Orenstein Nadav" w:date="2024-02-11T14:41:00Z"/>
              <w:rFonts w:ascii="Cambria Math" w:hAnsi="Cambria Math"/>
              <w:i/>
              <w:vertAlign w:val="subscript"/>
            </w:rPr>
          </w:rPrChange>
        </w:rPr>
      </w:pPr>
    </w:p>
    <w:p w14:paraId="43D0933F" w14:textId="77777777" w:rsidR="007B7760" w:rsidRPr="00AC3687" w:rsidRDefault="007B7760" w:rsidP="007B7760">
      <w:pPr>
        <w:spacing w:after="160"/>
        <w:rPr>
          <w:ins w:id="51" w:author="Orenstein Nadav" w:date="2024-02-11T14:41:00Z"/>
          <w:vertAlign w:val="subscript"/>
          <w:rPrChange w:id="52" w:author="Orenstein Nadav" w:date="2024-02-11T14:41:00Z">
            <w:rPr>
              <w:ins w:id="53" w:author="Orenstein Nadav" w:date="2024-02-11T14:41:00Z"/>
              <w:rFonts w:ascii="Cambria Math" w:hAnsi="Cambria Math"/>
              <w:i/>
              <w:vertAlign w:val="subscript"/>
            </w:rPr>
          </w:rPrChange>
        </w:rPr>
      </w:pPr>
      <m:oMathPara>
        <m:oMath>
          <m:r>
            <w:ins w:id="54" w:author="Orenstein Nadav" w:date="2024-02-11T14:41:00Z">
              <w:rPr>
                <w:rFonts w:ascii="Cambria Math" w:hAnsi="Cambria Math"/>
                <w:vertAlign w:val="subscript"/>
              </w:rPr>
              <m:t>=F</m:t>
            </w:ins>
          </m:r>
          <m:d>
            <m:dPr>
              <m:begChr m:val="{"/>
              <m:endChr m:val="}"/>
              <m:ctrlPr>
                <w:ins w:id="55" w:author="Orenstein Nadav" w:date="2024-02-11T14:41:00Z">
                  <w:rPr>
                    <w:rFonts w:ascii="Cambria Math" w:hAnsi="Cambria Math"/>
                    <w:i/>
                    <w:vertAlign w:val="subscript"/>
                  </w:rPr>
                </w:ins>
              </m:ctrlPr>
            </m:dPr>
            <m:e>
              <m:r>
                <w:ins w:id="56" w:author="Orenstein Nadav" w:date="2024-02-11T14:41:00Z">
                  <w:rPr>
                    <w:rFonts w:ascii="Cambria Math" w:hAnsi="Cambria Math"/>
                    <w:vertAlign w:val="subscript"/>
                  </w:rPr>
                  <m:t>x</m:t>
                </w:ins>
              </m:r>
              <m:d>
                <m:dPr>
                  <m:ctrlPr>
                    <w:ins w:id="57" w:author="Orenstein Nadav" w:date="2024-02-11T14:41:00Z">
                      <w:rPr>
                        <w:rFonts w:ascii="Cambria Math" w:hAnsi="Cambria Math"/>
                        <w:i/>
                        <w:vertAlign w:val="subscript"/>
                      </w:rPr>
                    </w:ins>
                  </m:ctrlPr>
                </m:dPr>
                <m:e>
                  <m:r>
                    <w:ins w:id="58" w:author="Orenstein Nadav" w:date="2024-02-11T14:41:00Z">
                      <w:rPr>
                        <w:rFonts w:ascii="Cambria Math" w:hAnsi="Cambria Math"/>
                        <w:vertAlign w:val="subscript"/>
                      </w:rPr>
                      <m:t>n</m:t>
                    </w:ins>
                  </m:r>
                </m:e>
              </m:d>
            </m:e>
          </m:d>
          <m:r>
            <w:ins w:id="59" w:author="Orenstein Nadav" w:date="2024-02-11T14:41:00Z">
              <w:rPr>
                <w:rFonts w:ascii="Cambria Math" w:hAnsi="Cambria Math"/>
                <w:vertAlign w:val="subscript"/>
              </w:rPr>
              <m:t>⋅F</m:t>
            </w:ins>
          </m:r>
          <m:d>
            <m:dPr>
              <m:begChr m:val="{"/>
              <m:endChr m:val="}"/>
              <m:ctrlPr>
                <w:ins w:id="60" w:author="Orenstein Nadav" w:date="2024-02-11T14:41:00Z">
                  <w:rPr>
                    <w:rFonts w:ascii="Cambria Math" w:hAnsi="Cambria Math"/>
                    <w:i/>
                    <w:vertAlign w:val="subscript"/>
                  </w:rPr>
                </w:ins>
              </m:ctrlPr>
            </m:dPr>
            <m:e>
              <m:r>
                <w:ins w:id="61" w:author="Orenstein Nadav" w:date="2024-02-11T14:41:00Z">
                  <w:rPr>
                    <w:rFonts w:ascii="Cambria Math" w:hAnsi="Cambria Math"/>
                    <w:vertAlign w:val="subscript"/>
                  </w:rPr>
                  <m:t>δ</m:t>
                </w:ins>
              </m:r>
              <m:d>
                <m:dPr>
                  <m:ctrlPr>
                    <w:ins w:id="62" w:author="Orenstein Nadav" w:date="2024-02-11T14:41:00Z">
                      <w:rPr>
                        <w:rFonts w:ascii="Cambria Math" w:hAnsi="Cambria Math"/>
                        <w:i/>
                        <w:vertAlign w:val="subscript"/>
                      </w:rPr>
                    </w:ins>
                  </m:ctrlPr>
                </m:dPr>
                <m:e>
                  <m:r>
                    <w:ins w:id="63" w:author="Orenstein Nadav" w:date="2024-02-11T14:41:00Z">
                      <w:rPr>
                        <w:rFonts w:ascii="Cambria Math" w:hAnsi="Cambria Math"/>
                        <w:vertAlign w:val="subscript"/>
                      </w:rPr>
                      <m:t>n-</m:t>
                    </w:ins>
                  </m:r>
                  <m:sSub>
                    <m:sSubPr>
                      <m:ctrlPr>
                        <w:ins w:id="64" w:author="Orenstein Nadav" w:date="2024-02-11T14:41:00Z">
                          <w:rPr>
                            <w:rFonts w:ascii="Cambria Math" w:hAnsi="Cambria Math"/>
                            <w:vertAlign w:val="subscript"/>
                          </w:rPr>
                        </w:ins>
                      </m:ctrlPr>
                    </m:sSubPr>
                    <m:e>
                      <m:r>
                        <w:ins w:id="65" w:author="Orenstein Nadav" w:date="2024-02-11T14:41:00Z">
                          <w:rPr>
                            <w:rFonts w:ascii="Cambria Math" w:hAnsi="Cambria Math"/>
                            <w:vertAlign w:val="subscript"/>
                          </w:rPr>
                          <m:t>n</m:t>
                        </w:ins>
                      </m:r>
                    </m:e>
                    <m:sub>
                      <m:r>
                        <w:ins w:id="66" w:author="Orenstein Nadav" w:date="2024-02-11T14:41:00Z">
                          <w:rPr>
                            <w:rFonts w:ascii="Cambria Math" w:hAnsi="Cambria Math"/>
                            <w:vertAlign w:val="subscript"/>
                          </w:rPr>
                          <m:t>0</m:t>
                        </w:ins>
                      </m:r>
                    </m:sub>
                  </m:sSub>
                  <m:r>
                    <w:ins w:id="67" w:author="Orenstein Nadav" w:date="2024-02-11T14:41:00Z">
                      <w:rPr>
                        <w:rFonts w:ascii="Cambria Math" w:hAnsi="Cambria Math"/>
                        <w:vertAlign w:val="subscript"/>
                      </w:rPr>
                      <m:t>,m-</m:t>
                    </w:ins>
                  </m:r>
                  <m:sSub>
                    <m:sSubPr>
                      <m:ctrlPr>
                        <w:ins w:id="68" w:author="Orenstein Nadav" w:date="2024-02-11T14:41:00Z">
                          <w:rPr>
                            <w:rFonts w:ascii="Cambria Math" w:hAnsi="Cambria Math"/>
                            <w:vertAlign w:val="subscript"/>
                          </w:rPr>
                        </w:ins>
                      </m:ctrlPr>
                    </m:sSubPr>
                    <m:e>
                      <m:r>
                        <w:ins w:id="69" w:author="Orenstein Nadav" w:date="2024-02-11T14:41:00Z">
                          <w:rPr>
                            <w:rFonts w:ascii="Cambria Math" w:hAnsi="Cambria Math"/>
                            <w:vertAlign w:val="subscript"/>
                          </w:rPr>
                          <m:t>m</m:t>
                        </w:ins>
                      </m:r>
                    </m:e>
                    <m:sub>
                      <m:r>
                        <w:ins w:id="70" w:author="Orenstein Nadav" w:date="2024-02-11T14:41:00Z">
                          <w:rPr>
                            <w:rFonts w:ascii="Cambria Math" w:hAnsi="Cambria Math"/>
                            <w:vertAlign w:val="subscript"/>
                          </w:rPr>
                          <m:t>0</m:t>
                        </w:ins>
                      </m:r>
                    </m:sub>
                  </m:sSub>
                </m:e>
              </m:d>
            </m:e>
          </m:d>
        </m:oMath>
      </m:oMathPara>
    </w:p>
    <w:p w14:paraId="33ADAEF4" w14:textId="77777777" w:rsidR="007B7760" w:rsidRPr="00AC3687" w:rsidRDefault="007B7760" w:rsidP="007B7760">
      <w:pPr>
        <w:spacing w:after="160"/>
        <w:rPr>
          <w:ins w:id="71" w:author="Orenstein Nadav" w:date="2024-02-11T14:41:00Z"/>
          <w:vertAlign w:val="subscript"/>
          <w:rPrChange w:id="72" w:author="Orenstein Nadav" w:date="2024-02-11T14:41:00Z">
            <w:rPr>
              <w:ins w:id="73" w:author="Orenstein Nadav" w:date="2024-02-11T14:41:00Z"/>
              <w:rFonts w:ascii="Cambria Math" w:hAnsi="Cambria Math"/>
              <w:i/>
              <w:vertAlign w:val="subscript"/>
            </w:rPr>
          </w:rPrChange>
        </w:rPr>
      </w:pPr>
    </w:p>
    <w:p w14:paraId="291DA307" w14:textId="77777777" w:rsidR="007B7760" w:rsidRPr="00AC3687" w:rsidRDefault="007B7760" w:rsidP="007B7760">
      <w:pPr>
        <w:spacing w:after="160"/>
        <w:rPr>
          <w:ins w:id="74" w:author="Orenstein Nadav" w:date="2024-02-11T14:41:00Z"/>
          <w:vertAlign w:val="subscript"/>
          <w:rPrChange w:id="75" w:author="Orenstein Nadav" w:date="2024-02-11T14:41:00Z">
            <w:rPr>
              <w:ins w:id="76" w:author="Orenstein Nadav" w:date="2024-02-11T14:41:00Z"/>
              <w:rFonts w:ascii="Cambria Math" w:hAnsi="Cambria Math"/>
              <w:i/>
              <w:vertAlign w:val="subscript"/>
            </w:rPr>
          </w:rPrChange>
        </w:rPr>
      </w:pPr>
      <m:oMathPara>
        <m:oMath>
          <m:r>
            <w:ins w:id="77" w:author="Orenstein Nadav" w:date="2024-02-11T14:41:00Z">
              <w:rPr>
                <w:rFonts w:ascii="Cambria Math" w:hAnsi="Cambria Math"/>
                <w:vertAlign w:val="subscript"/>
              </w:rPr>
              <m:t>=</m:t>
            </w:ins>
          </m:r>
          <m:sSup>
            <m:sSupPr>
              <m:ctrlPr>
                <w:ins w:id="78" w:author="Orenstein Nadav" w:date="2024-02-11T14:41:00Z">
                  <w:rPr>
                    <w:rFonts w:ascii="Cambria Math" w:hAnsi="Cambria Math"/>
                    <w:vertAlign w:val="subscript"/>
                  </w:rPr>
                </w:ins>
              </m:ctrlPr>
            </m:sSupPr>
            <m:e>
              <m:r>
                <w:ins w:id="79" w:author="Orenstein Nadav" w:date="2024-02-11T14:41:00Z">
                  <w:rPr>
                    <w:rFonts w:ascii="Cambria Math" w:hAnsi="Cambria Math"/>
                    <w:vertAlign w:val="subscript"/>
                  </w:rPr>
                  <m:t>e</m:t>
                </w:ins>
              </m:r>
            </m:e>
            <m:sup>
              <m:r>
                <w:ins w:id="80" w:author="Orenstein Nadav" w:date="2024-02-11T14:41:00Z">
                  <w:rPr>
                    <w:rFonts w:ascii="Cambria Math" w:hAnsi="Cambria Math"/>
                    <w:vertAlign w:val="subscript"/>
                  </w:rPr>
                  <m:t>-2iπ</m:t>
                </w:ins>
              </m:r>
              <m:d>
                <m:dPr>
                  <m:ctrlPr>
                    <w:ins w:id="81" w:author="Orenstein Nadav" w:date="2024-02-11T14:41:00Z">
                      <w:rPr>
                        <w:rFonts w:ascii="Cambria Math" w:hAnsi="Cambria Math"/>
                        <w:i/>
                        <w:vertAlign w:val="subscript"/>
                      </w:rPr>
                    </w:ins>
                  </m:ctrlPr>
                </m:dPr>
                <m:e>
                  <m:f>
                    <m:fPr>
                      <m:ctrlPr>
                        <w:ins w:id="82" w:author="Orenstein Nadav" w:date="2024-02-11T14:41:00Z">
                          <w:rPr>
                            <w:rFonts w:ascii="Cambria Math" w:hAnsi="Cambria Math"/>
                            <w:vertAlign w:val="subscript"/>
                          </w:rPr>
                        </w:ins>
                      </m:ctrlPr>
                    </m:fPr>
                    <m:num>
                      <m:sSub>
                        <m:sSubPr>
                          <m:ctrlPr>
                            <w:ins w:id="83" w:author="Orenstein Nadav" w:date="2024-02-11T14:41:00Z">
                              <w:rPr>
                                <w:rFonts w:ascii="Cambria Math" w:hAnsi="Cambria Math"/>
                                <w:vertAlign w:val="subscript"/>
                              </w:rPr>
                            </w:ins>
                          </m:ctrlPr>
                        </m:sSubPr>
                        <m:e>
                          <m:r>
                            <w:ins w:id="84" w:author="Orenstein Nadav" w:date="2024-02-11T14:41:00Z">
                              <w:rPr>
                                <w:rFonts w:ascii="Cambria Math" w:hAnsi="Cambria Math"/>
                                <w:vertAlign w:val="subscript"/>
                              </w:rPr>
                              <m:t>v</m:t>
                            </w:ins>
                          </m:r>
                        </m:e>
                        <m:sub>
                          <m:r>
                            <w:ins w:id="85" w:author="Orenstein Nadav" w:date="2024-02-11T14:41:00Z">
                              <w:rPr>
                                <w:rFonts w:ascii="Cambria Math" w:hAnsi="Cambria Math"/>
                                <w:vertAlign w:val="subscript"/>
                              </w:rPr>
                              <m:t>0</m:t>
                            </w:ins>
                          </m:r>
                        </m:sub>
                      </m:sSub>
                    </m:num>
                    <m:den>
                      <m:r>
                        <w:ins w:id="86" w:author="Orenstein Nadav" w:date="2024-02-11T14:41:00Z">
                          <w:rPr>
                            <w:rFonts w:ascii="Cambria Math" w:hAnsi="Cambria Math"/>
                            <w:vertAlign w:val="subscript"/>
                          </w:rPr>
                          <m:t>N</m:t>
                        </w:ins>
                      </m:r>
                    </m:den>
                  </m:f>
                  <m:r>
                    <w:ins w:id="87" w:author="Orenstein Nadav" w:date="2024-02-11T14:41:00Z">
                      <w:rPr>
                        <w:rFonts w:ascii="Cambria Math" w:hAnsi="Cambria Math"/>
                        <w:vertAlign w:val="subscript"/>
                      </w:rPr>
                      <m:t>+</m:t>
                    </w:ins>
                  </m:r>
                  <m:f>
                    <m:fPr>
                      <m:ctrlPr>
                        <w:ins w:id="88" w:author="Orenstein Nadav" w:date="2024-02-11T14:41:00Z">
                          <w:rPr>
                            <w:rFonts w:ascii="Cambria Math" w:hAnsi="Cambria Math"/>
                            <w:vertAlign w:val="subscript"/>
                          </w:rPr>
                        </w:ins>
                      </m:ctrlPr>
                    </m:fPr>
                    <m:num>
                      <m:sSub>
                        <m:sSubPr>
                          <m:ctrlPr>
                            <w:ins w:id="89" w:author="Orenstein Nadav" w:date="2024-02-11T14:41:00Z">
                              <w:rPr>
                                <w:rFonts w:ascii="Cambria Math" w:hAnsi="Cambria Math"/>
                                <w:vertAlign w:val="subscript"/>
                              </w:rPr>
                            </w:ins>
                          </m:ctrlPr>
                        </m:sSubPr>
                        <m:e>
                          <m:r>
                            <w:ins w:id="90" w:author="Orenstein Nadav" w:date="2024-02-11T14:41:00Z">
                              <w:rPr>
                                <w:rFonts w:ascii="Cambria Math" w:hAnsi="Cambria Math"/>
                                <w:vertAlign w:val="subscript"/>
                              </w:rPr>
                              <m:t>u</m:t>
                            </w:ins>
                          </m:r>
                        </m:e>
                        <m:sub>
                          <m:r>
                            <w:ins w:id="91" w:author="Orenstein Nadav" w:date="2024-02-11T14:41:00Z">
                              <w:rPr>
                                <w:rFonts w:ascii="Cambria Math" w:hAnsi="Cambria Math"/>
                                <w:vertAlign w:val="subscript"/>
                              </w:rPr>
                              <m:t>0</m:t>
                            </w:ins>
                          </m:r>
                        </m:sub>
                      </m:sSub>
                    </m:num>
                    <m:den>
                      <m:r>
                        <w:ins w:id="92" w:author="Orenstein Nadav" w:date="2024-02-11T14:41:00Z">
                          <w:rPr>
                            <w:rFonts w:ascii="Cambria Math" w:hAnsi="Cambria Math"/>
                            <w:vertAlign w:val="subscript"/>
                          </w:rPr>
                          <m:t>M</m:t>
                        </w:ins>
                      </m:r>
                    </m:den>
                  </m:f>
                </m:e>
              </m:d>
            </m:sup>
          </m:sSup>
          <m:r>
            <w:ins w:id="93" w:author="Orenstein Nadav" w:date="2024-02-11T14:41:00Z">
              <w:rPr>
                <w:rFonts w:ascii="Cambria Math" w:hAnsi="Cambria Math"/>
                <w:vertAlign w:val="subscript"/>
              </w:rPr>
              <m:t>F</m:t>
            </w:ins>
          </m:r>
          <m:d>
            <m:dPr>
              <m:begChr m:val="{"/>
              <m:endChr m:val="}"/>
              <m:ctrlPr>
                <w:ins w:id="94" w:author="Orenstein Nadav" w:date="2024-02-11T14:41:00Z">
                  <w:rPr>
                    <w:rFonts w:ascii="Cambria Math" w:hAnsi="Cambria Math"/>
                    <w:i/>
                    <w:vertAlign w:val="subscript"/>
                  </w:rPr>
                </w:ins>
              </m:ctrlPr>
            </m:dPr>
            <m:e>
              <m:r>
                <w:ins w:id="95" w:author="Orenstein Nadav" w:date="2024-02-11T14:41:00Z">
                  <w:rPr>
                    <w:rFonts w:ascii="Cambria Math" w:hAnsi="Cambria Math"/>
                    <w:vertAlign w:val="subscript"/>
                  </w:rPr>
                  <m:t>x</m:t>
                </w:ins>
              </m:r>
              <m:d>
                <m:dPr>
                  <m:ctrlPr>
                    <w:ins w:id="96" w:author="Orenstein Nadav" w:date="2024-02-11T14:41:00Z">
                      <w:rPr>
                        <w:rFonts w:ascii="Cambria Math" w:hAnsi="Cambria Math"/>
                        <w:i/>
                        <w:vertAlign w:val="subscript"/>
                      </w:rPr>
                    </w:ins>
                  </m:ctrlPr>
                </m:dPr>
                <m:e>
                  <m:r>
                    <w:ins w:id="97" w:author="Orenstein Nadav" w:date="2024-02-11T14:41:00Z">
                      <w:rPr>
                        <w:rFonts w:ascii="Cambria Math" w:hAnsi="Cambria Math"/>
                        <w:vertAlign w:val="subscript"/>
                      </w:rPr>
                      <m:t>n</m:t>
                    </w:ins>
                  </m:r>
                </m:e>
              </m:d>
            </m:e>
          </m:d>
        </m:oMath>
      </m:oMathPara>
    </w:p>
    <w:p w14:paraId="71041BF5" w14:textId="77777777" w:rsidR="007B7760" w:rsidRPr="00AC3687" w:rsidDel="00AC3687" w:rsidRDefault="007B7760" w:rsidP="007B7760">
      <w:pPr>
        <w:spacing w:after="160"/>
        <w:rPr>
          <w:del w:id="98" w:author="Orenstein Nadav" w:date="2024-02-11T14:41:00Z"/>
          <w:vertAlign w:val="subscript"/>
          <w:rPrChange w:id="99" w:author="Orenstein Nadav" w:date="2024-02-11T14:39:00Z">
            <w:rPr>
              <w:del w:id="100" w:author="Orenstein Nadav" w:date="2024-02-11T14:41:00Z"/>
            </w:rPr>
          </w:rPrChange>
        </w:rPr>
      </w:pPr>
      <m:oMathPara>
        <m:oMath>
          <m:r>
            <w:ins w:id="101" w:author="Orenstein Nadav" w:date="2024-02-11T14:41:00Z">
              <w:rPr>
                <w:rFonts w:ascii="Cambria Math" w:hAnsi="Cambria Math"/>
                <w:vertAlign w:val="subscript"/>
              </w:rPr>
              <m:t>=</m:t>
            </w:ins>
          </m:r>
          <m:r>
            <w:ins w:id="102" w:author="Orenstein Nadav" w:date="2024-02-11T14:41:00Z">
              <m:rPr>
                <m:nor/>
              </m:rPr>
              <w:rPr>
                <w:vertAlign w:val="subscript"/>
              </w:rPr>
              <m:t> </m:t>
            </w:ins>
          </m:r>
          <m:sSup>
            <m:sSupPr>
              <m:ctrlPr>
                <w:ins w:id="103" w:author="Orenstein Nadav" w:date="2024-02-11T14:41:00Z">
                  <w:rPr>
                    <w:rFonts w:ascii="Cambria Math" w:hAnsi="Cambria Math"/>
                    <w:vertAlign w:val="subscript"/>
                  </w:rPr>
                </w:ins>
              </m:ctrlPr>
            </m:sSupPr>
            <m:e>
              <m:r>
                <w:ins w:id="104" w:author="Orenstein Nadav" w:date="2024-02-11T14:41:00Z">
                  <w:rPr>
                    <w:rFonts w:ascii="Cambria Math" w:hAnsi="Cambria Math"/>
                    <w:vertAlign w:val="subscript"/>
                  </w:rPr>
                  <m:t>e</m:t>
                </w:ins>
              </m:r>
            </m:e>
            <m:sup>
              <m:r>
                <w:ins w:id="105" w:author="Orenstein Nadav" w:date="2024-02-11T14:41:00Z">
                  <w:rPr>
                    <w:rFonts w:ascii="Cambria Math" w:hAnsi="Cambria Math"/>
                    <w:vertAlign w:val="subscript"/>
                  </w:rPr>
                  <m:t>-i</m:t>
                </w:ins>
              </m:r>
              <m:f>
                <m:fPr>
                  <m:ctrlPr>
                    <w:ins w:id="106" w:author="Orenstein Nadav" w:date="2024-02-11T14:41:00Z">
                      <w:rPr>
                        <w:rFonts w:ascii="Cambria Math" w:hAnsi="Cambria Math"/>
                        <w:vertAlign w:val="subscript"/>
                      </w:rPr>
                    </w:ins>
                  </m:ctrlPr>
                </m:fPr>
                <m:num>
                  <m:r>
                    <w:ins w:id="107" w:author="Orenstein Nadav" w:date="2024-02-11T14:41:00Z">
                      <w:rPr>
                        <w:rFonts w:ascii="Cambria Math" w:hAnsi="Cambria Math"/>
                        <w:vertAlign w:val="subscript"/>
                      </w:rPr>
                      <m:t>2π</m:t>
                    </w:ins>
                  </m:r>
                  <m:sSub>
                    <m:sSubPr>
                      <m:ctrlPr>
                        <w:ins w:id="108" w:author="Orenstein Nadav" w:date="2024-02-11T14:41:00Z">
                          <w:rPr>
                            <w:rFonts w:ascii="Cambria Math" w:hAnsi="Cambria Math"/>
                            <w:vertAlign w:val="subscript"/>
                          </w:rPr>
                        </w:ins>
                      </m:ctrlPr>
                    </m:sSubPr>
                    <m:e>
                      <m:r>
                        <w:ins w:id="109" w:author="Orenstein Nadav" w:date="2024-02-11T14:41:00Z">
                          <w:rPr>
                            <w:rFonts w:ascii="Cambria Math" w:hAnsi="Cambria Math"/>
                            <w:vertAlign w:val="subscript"/>
                          </w:rPr>
                          <m:t>v</m:t>
                        </w:ins>
                      </m:r>
                    </m:e>
                    <m:sub>
                      <m:r>
                        <w:ins w:id="110" w:author="Orenstein Nadav" w:date="2024-02-11T14:41:00Z">
                          <w:rPr>
                            <w:rFonts w:ascii="Cambria Math" w:hAnsi="Cambria Math"/>
                            <w:vertAlign w:val="subscript"/>
                          </w:rPr>
                          <m:t>0</m:t>
                        </w:ins>
                      </m:r>
                    </m:sub>
                  </m:sSub>
                </m:num>
                <m:den>
                  <m:r>
                    <w:ins w:id="111" w:author="Orenstein Nadav" w:date="2024-02-11T14:41:00Z">
                      <w:rPr>
                        <w:rFonts w:ascii="Cambria Math" w:hAnsi="Cambria Math"/>
                        <w:vertAlign w:val="subscript"/>
                      </w:rPr>
                      <m:t>N</m:t>
                    </w:ins>
                  </m:r>
                </m:den>
              </m:f>
              <m:r>
                <w:ins w:id="112" w:author="Orenstein Nadav" w:date="2024-02-11T14:41:00Z">
                  <w:rPr>
                    <w:rFonts w:ascii="Cambria Math" w:hAnsi="Cambria Math"/>
                    <w:vertAlign w:val="subscript"/>
                  </w:rPr>
                  <m:t>-i</m:t>
                </w:ins>
              </m:r>
              <m:f>
                <m:fPr>
                  <m:ctrlPr>
                    <w:ins w:id="113" w:author="Orenstein Nadav" w:date="2024-02-11T14:41:00Z">
                      <w:rPr>
                        <w:rFonts w:ascii="Cambria Math" w:hAnsi="Cambria Math"/>
                        <w:vertAlign w:val="subscript"/>
                      </w:rPr>
                    </w:ins>
                  </m:ctrlPr>
                </m:fPr>
                <m:num>
                  <m:r>
                    <w:ins w:id="114" w:author="Orenstein Nadav" w:date="2024-02-11T14:41:00Z">
                      <w:rPr>
                        <w:rFonts w:ascii="Cambria Math" w:hAnsi="Cambria Math"/>
                        <w:vertAlign w:val="subscript"/>
                      </w:rPr>
                      <m:t>2π</m:t>
                    </w:ins>
                  </m:r>
                  <m:sSub>
                    <m:sSubPr>
                      <m:ctrlPr>
                        <w:ins w:id="115" w:author="Orenstein Nadav" w:date="2024-02-11T14:41:00Z">
                          <w:rPr>
                            <w:rFonts w:ascii="Cambria Math" w:hAnsi="Cambria Math"/>
                            <w:vertAlign w:val="subscript"/>
                          </w:rPr>
                        </w:ins>
                      </m:ctrlPr>
                    </m:sSubPr>
                    <m:e>
                      <m:r>
                        <w:ins w:id="116" w:author="Orenstein Nadav" w:date="2024-02-11T14:41:00Z">
                          <w:rPr>
                            <w:rFonts w:ascii="Cambria Math" w:hAnsi="Cambria Math"/>
                            <w:vertAlign w:val="subscript"/>
                          </w:rPr>
                          <m:t>u</m:t>
                        </w:ins>
                      </m:r>
                    </m:e>
                    <m:sub>
                      <m:r>
                        <w:ins w:id="117" w:author="Orenstein Nadav" w:date="2024-02-11T14:41:00Z">
                          <w:rPr>
                            <w:rFonts w:ascii="Cambria Math" w:hAnsi="Cambria Math"/>
                            <w:vertAlign w:val="subscript"/>
                          </w:rPr>
                          <m:t>0</m:t>
                        </w:ins>
                      </m:r>
                    </m:sub>
                  </m:sSub>
                </m:num>
                <m:den>
                  <m:r>
                    <w:ins w:id="118" w:author="Orenstein Nadav" w:date="2024-02-11T14:41:00Z">
                      <w:rPr>
                        <w:rFonts w:ascii="Cambria Math" w:hAnsi="Cambria Math"/>
                        <w:vertAlign w:val="subscript"/>
                      </w:rPr>
                      <m:t>M</m:t>
                    </w:ins>
                  </m:r>
                </m:den>
              </m:f>
            </m:sup>
          </m:sSup>
          <m:r>
            <w:ins w:id="119" w:author="Orenstein Nadav" w:date="2024-02-11T14:41:00Z">
              <w:rPr>
                <w:rFonts w:ascii="Cambria Math" w:hAnsi="Cambria Math"/>
                <w:vertAlign w:val="subscript"/>
              </w:rPr>
              <m:t>X(v,u)</m:t>
            </w:ins>
          </m:r>
        </m:oMath>
      </m:oMathPara>
    </w:p>
    <w:p w14:paraId="45B16CBB" w14:textId="77777777" w:rsidR="007B7760" w:rsidRPr="00A54AB3" w:rsidRDefault="007B7760" w:rsidP="007B7760">
      <w:pPr>
        <w:spacing w:after="160"/>
      </w:pPr>
    </w:p>
    <w:p w14:paraId="42A51CF9" w14:textId="77777777" w:rsidR="007B7760" w:rsidDel="00EF1109" w:rsidRDefault="007B7760" w:rsidP="007B7760">
      <w:pPr>
        <w:spacing w:after="160"/>
        <w:rPr>
          <w:del w:id="120" w:author="Orenstein Nadav" w:date="2024-02-11T16:24:00Z"/>
        </w:rPr>
      </w:pPr>
    </w:p>
    <w:p w14:paraId="53554A88" w14:textId="77777777" w:rsidR="007B7760" w:rsidRDefault="007B7760" w:rsidP="007B7760">
      <w:pPr>
        <w:pStyle w:val="Text"/>
        <w:rPr>
          <w:ins w:id="121" w:author="Orenstein Nadav" w:date="2024-02-11T16:24:00Z"/>
        </w:rPr>
      </w:pPr>
    </w:p>
    <w:p w14:paraId="556AAA43" w14:textId="77777777" w:rsidR="004309AC" w:rsidRPr="007B7760" w:rsidRDefault="004309AC" w:rsidP="004309AC">
      <w:pPr>
        <w:spacing w:after="160"/>
      </w:pPr>
    </w:p>
    <w:p w14:paraId="50EA569F" w14:textId="225A2925" w:rsidR="004309AC" w:rsidRDefault="004309AC" w:rsidP="004309AC">
      <w:pPr>
        <w:spacing w:line="315" w:lineRule="atLeast"/>
        <w:rPr>
          <w:rFonts w:eastAsia="Times New Roman" w:cs="Helvetica"/>
          <w:color w:val="212121"/>
          <w:szCs w:val="21"/>
        </w:rPr>
      </w:pPr>
      <w:r>
        <w:t xml:space="preserve">2.c </w:t>
      </w:r>
      <w:r w:rsidRPr="001B6483">
        <w:rPr>
          <w:rFonts w:eastAsia="Times New Roman" w:cs="Helvetica"/>
          <w:color w:val="212121"/>
          <w:szCs w:val="21"/>
        </w:rPr>
        <w:t xml:space="preserve">now we </w:t>
      </w:r>
      <w:r>
        <w:rPr>
          <w:rFonts w:eastAsia="Times New Roman" w:cs="Helvetica"/>
          <w:color w:val="212121"/>
          <w:szCs w:val="21"/>
        </w:rPr>
        <w:t xml:space="preserve">initialized a rectangle instead of </w:t>
      </w:r>
      <w:r w:rsidRPr="001B6483">
        <w:rPr>
          <w:rFonts w:eastAsia="Times New Roman" w:cs="Helvetica"/>
          <w:color w:val="212121"/>
          <w:szCs w:val="21"/>
        </w:rPr>
        <w:t>the square</w:t>
      </w:r>
      <w:r>
        <w:rPr>
          <w:rFonts w:eastAsia="Times New Roman" w:cs="Helvetica"/>
          <w:color w:val="212121"/>
          <w:szCs w:val="21"/>
        </w:rPr>
        <w:t>,</w:t>
      </w:r>
      <w:r w:rsidRPr="001B6483">
        <w:rPr>
          <w:rFonts w:eastAsia="Times New Roman" w:cs="Helvetica"/>
          <w:color w:val="212121"/>
          <w:szCs w:val="21"/>
        </w:rPr>
        <w:t xml:space="preserve"> at the </w:t>
      </w:r>
      <w:r>
        <w:rPr>
          <w:rFonts w:eastAsia="Times New Roman" w:cs="Helvetica"/>
          <w:color w:val="212121"/>
          <w:szCs w:val="21"/>
        </w:rPr>
        <w:t xml:space="preserve">center of the matrix. </w:t>
      </w:r>
      <w:r>
        <w:t>We d</w:t>
      </w:r>
      <w:r w:rsidRPr="00A454D7">
        <w:t>ispla</w:t>
      </w:r>
      <w:r>
        <w:t>yed</w:t>
      </w:r>
      <w:r w:rsidRPr="00A454D7">
        <w:t xml:space="preserve"> the image and its 2D-FFT</w:t>
      </w:r>
      <w:r>
        <w:t>:</w:t>
      </w:r>
    </w:p>
    <w:p w14:paraId="00978C34" w14:textId="77777777" w:rsidR="004309AC" w:rsidRDefault="004309AC" w:rsidP="004309AC">
      <w:pPr>
        <w:spacing w:after="160"/>
      </w:pPr>
    </w:p>
    <w:p w14:paraId="2B03B0B6" w14:textId="7812B430" w:rsidR="000463B2" w:rsidRDefault="000463B2" w:rsidP="000463B2">
      <w:pPr>
        <w:spacing w:after="160"/>
        <w:rPr>
          <w:ins w:id="122" w:author="Orenstein Nadav" w:date="2024-02-11T16:52:00Z"/>
        </w:rPr>
      </w:pPr>
      <w:ins w:id="123" w:author="Orenstein Nadav" w:date="2024-02-11T16:52:00Z">
        <w:r w:rsidRPr="000463B2">
          <w:rPr>
            <w:noProof/>
          </w:rPr>
          <w:drawing>
            <wp:inline distT="0" distB="0" distL="0" distR="0" wp14:anchorId="6C76FE9B" wp14:editId="2D5F0199">
              <wp:extent cx="5943600" cy="1755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55775"/>
                      </a:xfrm>
                      <a:prstGeom prst="rect">
                        <a:avLst/>
                      </a:prstGeom>
                    </pic:spPr>
                  </pic:pic>
                </a:graphicData>
              </a:graphic>
            </wp:inline>
          </w:drawing>
        </w:r>
      </w:ins>
    </w:p>
    <w:p w14:paraId="3706D74C" w14:textId="1C7E45A5" w:rsidR="000463B2" w:rsidRDefault="000463B2" w:rsidP="000463B2">
      <w:pPr>
        <w:spacing w:after="160"/>
        <w:rPr>
          <w:ins w:id="124" w:author="Orenstein Nadav" w:date="2024-02-11T16:52:00Z"/>
        </w:rPr>
      </w:pPr>
    </w:p>
    <w:p w14:paraId="334285E9" w14:textId="3D081D2F" w:rsidR="000463B2" w:rsidRDefault="00857D5B" w:rsidP="000463B2">
      <w:pPr>
        <w:spacing w:after="160"/>
        <w:rPr>
          <w:vertAlign w:val="subscript"/>
        </w:rPr>
      </w:pPr>
      <w:ins w:id="125" w:author="Orenstein Nadav" w:date="2024-02-11T16:54:00Z">
        <w:r>
          <w:t>Now, we get a similar result to a but the amplitude pl</w:t>
        </w:r>
      </w:ins>
      <w:ins w:id="126" w:author="Orenstein Nadav" w:date="2024-02-11T16:55:00Z">
        <w:r>
          <w:t>ot has changed.</w:t>
        </w:r>
      </w:ins>
      <w:ins w:id="127" w:author="Orenstein Nadav" w:date="2024-02-11T16:56:00Z">
        <w:r>
          <w:t xml:space="preserve"> This is because, as we know,</w:t>
        </w:r>
      </w:ins>
      <w:ins w:id="128" w:author="Orenstein Nadav" w:date="2024-02-11T16:57:00Z">
        <w:r>
          <w:t xml:space="preserve"> </w:t>
        </w:r>
      </w:ins>
      <w:ins w:id="129" w:author="Orenstein Nadav" w:date="2024-02-11T17:05:00Z">
        <w:r w:rsidR="00BF0D1F">
          <w:t xml:space="preserve">scaling a </w:t>
        </w:r>
      </w:ins>
      <w:ins w:id="130" w:author="Orenstein Nadav" w:date="2024-02-11T17:06:00Z">
        <w:r w:rsidR="00BF0D1F">
          <w:t xml:space="preserve">sequence in a factor of </w:t>
        </w:r>
      </w:ins>
      <m:oMath>
        <m:r>
          <w:rPr>
            <w:rFonts w:ascii="Cambria Math" w:hAnsi="Cambria Math"/>
          </w:rPr>
          <m:t>k</m:t>
        </m:r>
      </m:oMath>
      <w:r w:rsidR="00BF0D1F">
        <w:t xml:space="preserve"> scales it's </w:t>
      </w:r>
      <w:proofErr w:type="spellStart"/>
      <w:r w:rsidR="00BF0D1F">
        <w:t>fourier</w:t>
      </w:r>
      <w:proofErr w:type="spellEnd"/>
      <w:r w:rsidR="00BF0D1F">
        <w:t xml:space="preserve"> transform in a factor of </w:t>
      </w:r>
      <m:oMath>
        <m:r>
          <w:rPr>
            <w:rFonts w:ascii="Cambria Math" w:hAnsi="Cambria Math"/>
          </w:rPr>
          <m:t>1/k</m:t>
        </m:r>
      </m:oMath>
      <w:r w:rsidR="00BF0D1F">
        <w:t>, more intuitively, stretching in the time domain results in compressing in the frequency domain</w:t>
      </w:r>
    </w:p>
    <w:p w14:paraId="74CDFB1A" w14:textId="107A09A3" w:rsidR="00BF0D1F" w:rsidRPr="00993DDB" w:rsidRDefault="00993DDB" w:rsidP="00BF0D1F">
      <w:pPr>
        <w:spacing w:after="160"/>
        <w:rPr>
          <w:vertAlign w:val="subscript"/>
        </w:rPr>
      </w:pPr>
      <m:oMathPara>
        <m:oMath>
          <m:r>
            <w:rPr>
              <w:rFonts w:ascii="Cambria Math" w:hAnsi="Cambria Math"/>
              <w:vertAlign w:val="subscript"/>
            </w:rPr>
            <m:t>F</m:t>
          </m:r>
          <m:d>
            <m:dPr>
              <m:begChr m:val="{"/>
              <m:endChr m:val="}"/>
              <m:ctrlPr>
                <w:rPr>
                  <w:rFonts w:ascii="Cambria Math" w:hAnsi="Cambria Math"/>
                  <w:i/>
                  <w:iCs/>
                  <w:vertAlign w:val="subscript"/>
                </w:rPr>
              </m:ctrlPr>
            </m:dPr>
            <m:e>
              <m:r>
                <w:rPr>
                  <w:rFonts w:ascii="Cambria Math" w:hAnsi="Cambria Math"/>
                  <w:vertAlign w:val="subscript"/>
                </w:rPr>
                <m:t xml:space="preserve"> x</m:t>
              </m:r>
              <m:d>
                <m:dPr>
                  <m:begChr m:val="["/>
                  <m:endChr m:val="]"/>
                  <m:ctrlPr>
                    <w:rPr>
                      <w:rFonts w:ascii="Cambria Math" w:hAnsi="Cambria Math"/>
                      <w:i/>
                      <w:vertAlign w:val="subscript"/>
                    </w:rPr>
                  </m:ctrlPr>
                </m:dPr>
                <m:e>
                  <m:r>
                    <w:rPr>
                      <w:rFonts w:ascii="Cambria Math" w:hAnsi="Cambria Math"/>
                      <w:vertAlign w:val="subscript"/>
                    </w:rPr>
                    <m:t>a⋅n</m:t>
                  </m:r>
                </m:e>
              </m:d>
              <m:ctrlPr>
                <w:rPr>
                  <w:rFonts w:ascii="Cambria Math" w:hAnsi="Cambria Math"/>
                  <w:i/>
                  <w:vertAlign w:val="subscript"/>
                </w:rPr>
              </m:ctrlPr>
            </m:e>
          </m:d>
          <m:r>
            <w:rPr>
              <w:rFonts w:ascii="Cambria Math" w:hAnsi="Cambria Math"/>
              <w:vertAlign w:val="subscript"/>
            </w:rPr>
            <m:t>=</m:t>
          </m:r>
          <m:d>
            <m:dPr>
              <m:begChr m:val="|"/>
              <m:endChr m:val="|"/>
              <m:ctrlPr>
                <w:rPr>
                  <w:rFonts w:ascii="Cambria Math" w:hAnsi="Cambria Math"/>
                  <w:i/>
                  <w:vertAlign w:val="subscript"/>
                </w:rPr>
              </m:ctrlPr>
            </m:dPr>
            <m:e>
              <m:r>
                <w:rPr>
                  <w:rFonts w:ascii="Cambria Math" w:hAnsi="Cambria Math"/>
                  <w:vertAlign w:val="subscript"/>
                </w:rPr>
                <m:t>a</m:t>
              </m:r>
            </m:e>
          </m:d>
          <m:r>
            <w:rPr>
              <w:rFonts w:ascii="Cambria Math" w:hAnsi="Cambria Math"/>
              <w:vertAlign w:val="subscript"/>
            </w:rPr>
            <m:t>∙X</m:t>
          </m:r>
          <m:d>
            <m:dPr>
              <m:begChr m:val="["/>
              <m:endChr m:val="]"/>
              <m:ctrlPr>
                <w:rPr>
                  <w:rFonts w:ascii="Cambria Math" w:hAnsi="Cambria Math"/>
                  <w:i/>
                  <w:vertAlign w:val="subscript"/>
                </w:rPr>
              </m:ctrlPr>
            </m:dPr>
            <m:e>
              <m:r>
                <w:rPr>
                  <w:rFonts w:ascii="Cambria Math" w:hAnsi="Cambria Math"/>
                  <w:vertAlign w:val="subscript"/>
                </w:rPr>
                <m:t xml:space="preserve"> </m:t>
              </m:r>
              <m:f>
                <m:fPr>
                  <m:ctrlPr>
                    <w:rPr>
                      <w:rFonts w:ascii="Cambria Math" w:hAnsi="Cambria Math"/>
                      <w:i/>
                      <w:vertAlign w:val="subscript"/>
                    </w:rPr>
                  </m:ctrlPr>
                </m:fPr>
                <m:num>
                  <m:r>
                    <w:rPr>
                      <w:rFonts w:ascii="Cambria Math" w:hAnsi="Cambria Math"/>
                      <w:vertAlign w:val="subscript"/>
                    </w:rPr>
                    <m:t>1</m:t>
                  </m:r>
                </m:num>
                <m:den>
                  <m:r>
                    <w:rPr>
                      <w:rFonts w:ascii="Cambria Math" w:hAnsi="Cambria Math"/>
                      <w:vertAlign w:val="subscript"/>
                    </w:rPr>
                    <m:t>a</m:t>
                  </m:r>
                </m:den>
              </m:f>
              <m:r>
                <w:rPr>
                  <w:rFonts w:ascii="Cambria Math" w:hAnsi="Cambria Math"/>
                  <w:vertAlign w:val="subscript"/>
                </w:rPr>
                <m:t>n</m:t>
              </m:r>
            </m:e>
          </m:d>
        </m:oMath>
      </m:oMathPara>
    </w:p>
    <w:p w14:paraId="0DCCE148" w14:textId="06027E2F" w:rsidR="00F908E8" w:rsidRDefault="00F908E8" w:rsidP="00F908E8">
      <w:pPr>
        <w:spacing w:after="160"/>
        <w:rPr>
          <w:vertAlign w:val="subscript"/>
        </w:rPr>
      </w:pPr>
      <w:r>
        <w:t>So, since we the squeezed square on the horizontal axis, we see a stretch in the FFT amplitude on the horizontal axis. And since we stretched it on the vertical axis, the FFT amplitude is compressed on the vertical axis</w:t>
      </w:r>
    </w:p>
    <w:p w14:paraId="34D076C6" w14:textId="287748FC" w:rsidR="00993DDB" w:rsidRPr="00993DDB" w:rsidRDefault="00993DDB" w:rsidP="00BF0D1F">
      <w:pPr>
        <w:spacing w:after="160"/>
        <w:rPr>
          <w:ins w:id="131" w:author="Orenstein Nadav" w:date="2024-02-11T16:52:00Z"/>
          <w:vertAlign w:val="subscript"/>
        </w:rPr>
      </w:pPr>
    </w:p>
    <w:p w14:paraId="1F3E784C" w14:textId="681F8009" w:rsidR="000463B2" w:rsidRDefault="004309AC" w:rsidP="000463B2">
      <w:pPr>
        <w:spacing w:after="160"/>
        <w:rPr>
          <w:ins w:id="132" w:author="Orenstein Nadav" w:date="2024-02-11T16:52:00Z"/>
        </w:rPr>
      </w:pPr>
      <w:r>
        <w:t xml:space="preserve">2.d </w:t>
      </w:r>
      <w:proofErr w:type="gramStart"/>
      <w:r>
        <w:t>yes</w:t>
      </w:r>
      <w:proofErr w:type="gramEnd"/>
      <w:r>
        <w:t xml:space="preserve"> we can!</w:t>
      </w:r>
    </w:p>
    <w:p w14:paraId="3811EBCF" w14:textId="060D892A" w:rsidR="000463B2" w:rsidRDefault="00CE326C" w:rsidP="000463B2">
      <w:pPr>
        <w:spacing w:after="160"/>
        <w:rPr>
          <w:ins w:id="133" w:author="Orenstein Nadav" w:date="2024-02-11T16:52:00Z"/>
        </w:rPr>
      </w:pPr>
      <m:oMath>
        <m:r>
          <w:rPr>
            <w:rFonts w:ascii="Cambria Math" w:hAnsi="Cambria Math"/>
          </w:rPr>
          <m:t>x(m,n)=</m:t>
        </m:r>
        <m:r>
          <m:rPr>
            <m:nor/>
          </m:rPr>
          <m:t> </m:t>
        </m:r>
        <m:r>
          <w:rPr>
            <w:rFonts w:ascii="Cambria Math" w:hAnsi="Cambria Math"/>
          </w:rPr>
          <m:t>x</m:t>
        </m:r>
        <m:d>
          <m:dPr>
            <m:ctrlPr>
              <w:rPr>
                <w:rFonts w:ascii="Cambria Math" w:hAnsi="Cambria Math"/>
                <w:i/>
              </w:rPr>
            </m:ctrlPr>
          </m:dPr>
          <m:e>
            <m:r>
              <w:rPr>
                <w:rFonts w:ascii="Cambria Math" w:hAnsi="Cambria Math"/>
              </w:rPr>
              <m:t>m</m:t>
            </m:r>
          </m:e>
        </m:d>
        <m:sSup>
          <m:sSupPr>
            <m:ctrlPr>
              <w:rPr>
                <w:rFonts w:ascii="Cambria Math" w:hAnsi="Cambria Math"/>
                <w:i/>
              </w:rPr>
            </m:ctrlPr>
          </m:sSupPr>
          <m:e>
            <m:r>
              <w:rPr>
                <w:rFonts w:ascii="Cambria Math" w:hAnsi="Cambria Math"/>
              </w:rPr>
              <m:t>x(n)</m:t>
            </m:r>
          </m:e>
          <m:sup>
            <m:r>
              <w:rPr>
                <w:rFonts w:ascii="Cambria Math" w:hAnsi="Cambria Math"/>
              </w:rPr>
              <m:t>T</m:t>
            </m:r>
          </m:sup>
        </m:sSup>
      </m:oMath>
      <w:r w:rsidR="00BF0D1F">
        <w:t xml:space="preserve"> </w:t>
      </w:r>
    </w:p>
    <w:p w14:paraId="5B21983A" w14:textId="77777777" w:rsidR="00CE326C" w:rsidRPr="00CE326C" w:rsidRDefault="00CE326C" w:rsidP="000463B2">
      <w:pPr>
        <w:spacing w:after="160"/>
      </w:pPr>
      <m:oMathPara>
        <m:oMath>
          <m:r>
            <w:rPr>
              <w:rFonts w:ascii="Cambria Math" w:hAnsi="Cambria Math"/>
            </w:rPr>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m,n</m:t>
                  </m:r>
                </m:e>
              </m:d>
            </m:e>
          </m:d>
          <m:r>
            <w:rPr>
              <w:rFonts w:ascii="Cambria Math" w:hAnsi="Cambria Math"/>
            </w:rPr>
            <m:t>=</m:t>
          </m:r>
          <m:r>
            <m:rPr>
              <m:nor/>
            </m:rPr>
            <m:t> </m:t>
          </m:r>
          <m:nary>
            <m:naryPr>
              <m:chr m:val="∑"/>
              <m:limLoc m:val="undOvr"/>
              <m:grow m:val="1"/>
              <m:ctrlPr>
                <w:rPr>
                  <w:rFonts w:ascii="Cambria Math" w:hAnsi="Cambria Math"/>
                </w:rPr>
              </m:ctrlPr>
            </m:naryPr>
            <m:sub>
              <m:r>
                <w:rPr>
                  <w:rFonts w:ascii="Cambria Math" w:hAnsi="Cambria Math"/>
                </w:rPr>
                <m:t>m=0</m:t>
              </m:r>
              <w:bookmarkStart w:id="134" w:name="_GoBack"/>
              <w:bookmarkEnd w:id="134"/>
            </m:sub>
            <m:sup>
              <m:r>
                <w:rPr>
                  <w:rFonts w:ascii="Cambria Math" w:hAnsi="Cambria Math"/>
                </w:rPr>
                <m:t>M-1</m:t>
              </m:r>
            </m:sup>
            <m:e>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m,n</m:t>
                      </m:r>
                    </m:e>
                  </m:d>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-2πi</m:t>
                      </m:r>
                      <m:d>
                        <m:dPr>
                          <m:ctrlPr>
                            <w:rPr>
                              <w:rFonts w:ascii="Cambria Math" w:hAnsi="Cambria Math"/>
                              <w:i/>
                            </w:rPr>
                          </m:ctrlPr>
                        </m:dPr>
                        <m:e>
                          <m:f>
                            <m:fPr>
                              <m:ctrlPr>
                                <w:rPr>
                                  <w:rFonts w:ascii="Cambria Math" w:hAnsi="Cambria Math"/>
                                </w:rPr>
                              </m:ctrlPr>
                            </m:fPr>
                            <m:num>
                              <m:r>
                                <w:rPr>
                                  <w:rFonts w:ascii="Cambria Math" w:hAnsi="Cambria Math"/>
                                </w:rPr>
                                <m:t>u⋅m</m:t>
                              </m:r>
                            </m:num>
                            <m:den>
                              <m:r>
                                <w:rPr>
                                  <w:rFonts w:ascii="Cambria Math" w:hAnsi="Cambria Math"/>
                                </w:rPr>
                                <m:t>M</m:t>
                              </m:r>
                            </m:den>
                          </m:f>
                          <m:r>
                            <w:rPr>
                              <w:rFonts w:ascii="Cambria Math" w:hAnsi="Cambria Math"/>
                            </w:rPr>
                            <m:t>+</m:t>
                          </m:r>
                          <m:f>
                            <m:fPr>
                              <m:ctrlPr>
                                <w:rPr>
                                  <w:rFonts w:ascii="Cambria Math" w:hAnsi="Cambria Math"/>
                                </w:rPr>
                              </m:ctrlPr>
                            </m:fPr>
                            <m:num>
                              <m:r>
                                <w:rPr>
                                  <w:rFonts w:ascii="Cambria Math" w:hAnsi="Cambria Math"/>
                                </w:rPr>
                                <m:t>v⋅n</m:t>
                              </m:r>
                            </m:num>
                            <m:den>
                              <m:r>
                                <w:rPr>
                                  <w:rFonts w:ascii="Cambria Math" w:hAnsi="Cambria Math"/>
                                </w:rPr>
                                <m:t>N</m:t>
                              </m:r>
                            </m:den>
                          </m:f>
                        </m:e>
                      </m:d>
                    </m:sup>
                  </m:sSup>
                </m:e>
              </m:nary>
            </m:e>
          </m:nary>
        </m:oMath>
      </m:oMathPara>
    </w:p>
    <w:p w14:paraId="365E0DEE" w14:textId="0CAC43D6" w:rsidR="00CE326C" w:rsidRPr="00CE326C" w:rsidRDefault="00CE326C" w:rsidP="00CE326C">
      <w:pPr>
        <w:spacing w:after="160"/>
      </w:pPr>
      <m:oMathPara>
        <m:oMath>
          <m:r>
            <w:rPr>
              <w:rFonts w:ascii="Cambria Math" w:hAnsi="Cambria Math"/>
            </w:rPr>
            <w:lastRenderedPageBreak/>
            <m:t>=</m:t>
          </m:r>
          <m:nary>
            <m:naryPr>
              <m:chr m:val="∑"/>
              <m:limLoc m:val="undOvr"/>
              <m:grow m:val="1"/>
              <m:ctrlPr>
                <w:rPr>
                  <w:rFonts w:ascii="Cambria Math" w:hAnsi="Cambria Math"/>
                </w:rPr>
              </m:ctrlPr>
            </m:naryPr>
            <m:sub>
              <m:r>
                <w:rPr>
                  <w:rFonts w:ascii="Cambria Math" w:hAnsi="Cambria Math"/>
                </w:rPr>
                <m:t>m=0</m:t>
              </m:r>
            </m:sub>
            <m:sup>
              <m:r>
                <w:rPr>
                  <w:rFonts w:ascii="Cambria Math" w:hAnsi="Cambria Math"/>
                </w:rPr>
                <m:t>M-1</m:t>
              </m:r>
            </m:sup>
            <m:e>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r>
                    <w:rPr>
                      <w:rFonts w:ascii="Cambria Math" w:hAnsi="Cambria Math"/>
                    </w:rPr>
                    <m:t>x(m)</m:t>
                  </m:r>
                  <m:sSup>
                    <m:sSupPr>
                      <m:ctrlPr>
                        <w:rPr>
                          <w:rFonts w:ascii="Cambria Math" w:hAnsi="Cambria Math"/>
                          <w:i/>
                        </w:rPr>
                      </m:ctrlPr>
                    </m:sSupPr>
                    <m:e>
                      <m:r>
                        <w:rPr>
                          <w:rFonts w:ascii="Cambria Math" w:hAnsi="Cambria Math"/>
                        </w:rPr>
                        <m:t>x(n)</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-2πi</m:t>
                      </m:r>
                      <m:d>
                        <m:dPr>
                          <m:ctrlPr>
                            <w:rPr>
                              <w:rFonts w:ascii="Cambria Math" w:hAnsi="Cambria Math"/>
                              <w:i/>
                            </w:rPr>
                          </m:ctrlPr>
                        </m:dPr>
                        <m:e>
                          <m:f>
                            <m:fPr>
                              <m:ctrlPr>
                                <w:rPr>
                                  <w:rFonts w:ascii="Cambria Math" w:hAnsi="Cambria Math"/>
                                </w:rPr>
                              </m:ctrlPr>
                            </m:fPr>
                            <m:num>
                              <m:r>
                                <w:rPr>
                                  <w:rFonts w:ascii="Cambria Math" w:hAnsi="Cambria Math"/>
                                </w:rPr>
                                <m:t>u⋅m</m:t>
                              </m:r>
                            </m:num>
                            <m:den>
                              <m:r>
                                <w:rPr>
                                  <w:rFonts w:ascii="Cambria Math" w:hAnsi="Cambria Math"/>
                                </w:rPr>
                                <m:t>M</m:t>
                              </m:r>
                            </m:den>
                          </m:f>
                          <m:r>
                            <w:rPr>
                              <w:rFonts w:ascii="Cambria Math" w:hAnsi="Cambria Math"/>
                            </w:rPr>
                            <m:t>+</m:t>
                          </m:r>
                          <m:f>
                            <m:fPr>
                              <m:ctrlPr>
                                <w:rPr>
                                  <w:rFonts w:ascii="Cambria Math" w:hAnsi="Cambria Math"/>
                                </w:rPr>
                              </m:ctrlPr>
                            </m:fPr>
                            <m:num>
                              <m:r>
                                <w:rPr>
                                  <w:rFonts w:ascii="Cambria Math" w:hAnsi="Cambria Math"/>
                                </w:rPr>
                                <m:t>v⋅n</m:t>
                              </m:r>
                            </m:num>
                            <m:den>
                              <m:r>
                                <w:rPr>
                                  <w:rFonts w:ascii="Cambria Math" w:hAnsi="Cambria Math"/>
                                </w:rPr>
                                <m:t>N</m:t>
                              </m:r>
                            </m:den>
                          </m:f>
                        </m:e>
                      </m:d>
                    </m:sup>
                  </m:sSup>
                </m:e>
              </m:nary>
            </m:e>
          </m:nary>
          <m:r>
            <w:rPr>
              <w:rFonts w:ascii="Cambria Math" w:hAnsi="Cambria Math"/>
            </w:rPr>
            <m:t xml:space="preserve">= </m:t>
          </m:r>
          <m:nary>
            <m:naryPr>
              <m:chr m:val="∑"/>
              <m:limLoc m:val="undOvr"/>
              <m:grow m:val="1"/>
              <m:ctrlPr>
                <w:rPr>
                  <w:rFonts w:ascii="Cambria Math" w:hAnsi="Cambria Math"/>
                </w:rPr>
              </m:ctrlPr>
            </m:naryPr>
            <m:sub>
              <m:r>
                <w:rPr>
                  <w:rFonts w:ascii="Cambria Math" w:hAnsi="Cambria Math"/>
                </w:rPr>
                <m:t>m=0</m:t>
              </m:r>
            </m:sub>
            <m:sup>
              <m:r>
                <w:rPr>
                  <w:rFonts w:ascii="Cambria Math" w:hAnsi="Cambria Math"/>
                </w:rPr>
                <m:t>M-1</m:t>
              </m:r>
            </m:sup>
            <m:e>
              <m:r>
                <w:rPr>
                  <w:rFonts w:ascii="Cambria Math" w:hAnsi="Cambria Math"/>
                </w:rPr>
                <m:t>x(m)</m:t>
              </m:r>
              <m:sSup>
                <m:sSupPr>
                  <m:ctrlPr>
                    <w:rPr>
                      <w:rFonts w:ascii="Cambria Math" w:hAnsi="Cambria Math"/>
                    </w:rPr>
                  </m:ctrlPr>
                </m:sSupPr>
                <m:e>
                  <m:r>
                    <w:rPr>
                      <w:rFonts w:ascii="Cambria Math" w:hAnsi="Cambria Math"/>
                    </w:rPr>
                    <m:t>e</m:t>
                  </m:r>
                </m:e>
                <m:sup>
                  <m:r>
                    <w:rPr>
                      <w:rFonts w:ascii="Cambria Math" w:hAnsi="Cambria Math"/>
                    </w:rPr>
                    <m:t>-2πi</m:t>
                  </m:r>
                  <m:d>
                    <m:dPr>
                      <m:ctrlPr>
                        <w:rPr>
                          <w:rFonts w:ascii="Cambria Math" w:hAnsi="Cambria Math"/>
                          <w:i/>
                        </w:rPr>
                      </m:ctrlPr>
                    </m:dPr>
                    <m:e>
                      <m:f>
                        <m:fPr>
                          <m:ctrlPr>
                            <w:rPr>
                              <w:rFonts w:ascii="Cambria Math" w:hAnsi="Cambria Math"/>
                            </w:rPr>
                          </m:ctrlPr>
                        </m:fPr>
                        <m:num>
                          <m:r>
                            <w:rPr>
                              <w:rFonts w:ascii="Cambria Math" w:hAnsi="Cambria Math"/>
                            </w:rPr>
                            <m:t>u⋅m</m:t>
                          </m:r>
                        </m:num>
                        <m:den>
                          <m:r>
                            <w:rPr>
                              <w:rFonts w:ascii="Cambria Math" w:hAnsi="Cambria Math"/>
                            </w:rPr>
                            <m:t>M</m:t>
                          </m:r>
                        </m:den>
                      </m:f>
                    </m:e>
                  </m:d>
                </m:sup>
              </m:sSup>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x(n)</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-2πi</m:t>
                      </m:r>
                      <m:d>
                        <m:dPr>
                          <m:ctrlPr>
                            <w:rPr>
                              <w:rFonts w:ascii="Cambria Math" w:hAnsi="Cambria Math"/>
                              <w:i/>
                            </w:rPr>
                          </m:ctrlPr>
                        </m:dPr>
                        <m:e>
                          <m:f>
                            <m:fPr>
                              <m:ctrlPr>
                                <w:rPr>
                                  <w:rFonts w:ascii="Cambria Math" w:hAnsi="Cambria Math"/>
                                </w:rPr>
                              </m:ctrlPr>
                            </m:fPr>
                            <m:num>
                              <m:r>
                                <w:rPr>
                                  <w:rFonts w:ascii="Cambria Math" w:hAnsi="Cambria Math"/>
                                </w:rPr>
                                <m:t>v⋅n</m:t>
                              </m:r>
                            </m:num>
                            <m:den>
                              <m:r>
                                <w:rPr>
                                  <w:rFonts w:ascii="Cambria Math" w:hAnsi="Cambria Math"/>
                                </w:rPr>
                                <m:t>N</m:t>
                              </m:r>
                            </m:den>
                          </m:f>
                        </m:e>
                      </m:d>
                    </m:sup>
                  </m:sSup>
                </m:e>
              </m:nary>
            </m:e>
          </m:nary>
        </m:oMath>
      </m:oMathPara>
    </w:p>
    <w:p w14:paraId="7F67B52A" w14:textId="489E1A52" w:rsidR="00CE326C" w:rsidRDefault="00CE326C" w:rsidP="00CE326C">
      <w:pPr>
        <w:spacing w:after="160"/>
      </w:pPr>
    </w:p>
    <w:p w14:paraId="7464A49C" w14:textId="2305D4FF" w:rsidR="00CE326C" w:rsidRPr="00CE326C" w:rsidRDefault="00CE326C" w:rsidP="00CE326C">
      <w:pPr>
        <w:spacing w:after="160"/>
      </w:pPr>
    </w:p>
    <w:p w14:paraId="177587BD" w14:textId="5053B546" w:rsidR="00EF1109" w:rsidRDefault="00EF1109" w:rsidP="00CE326C">
      <w:pPr>
        <w:spacing w:after="160"/>
        <w:rPr>
          <w:ins w:id="135" w:author="Orenstein Nadav" w:date="2024-02-11T16:24:00Z"/>
        </w:rPr>
      </w:pPr>
      <w:ins w:id="136" w:author="Orenstein Nadav" w:date="2024-02-11T16:24:00Z">
        <w:r>
          <w:br w:type="page"/>
        </w:r>
      </w:ins>
    </w:p>
    <w:p w14:paraId="4BD17E95" w14:textId="77777777" w:rsidR="00EF1109" w:rsidRDefault="00EF1109">
      <w:pPr>
        <w:pStyle w:val="Text"/>
        <w:rPr>
          <w:ins w:id="137" w:author="Orenstein Nadav" w:date="2024-02-11T16:24:00Z"/>
        </w:rPr>
      </w:pPr>
    </w:p>
    <w:p w14:paraId="62F2A539" w14:textId="77777777" w:rsidR="00EF1109" w:rsidRDefault="00EF1109">
      <w:pPr>
        <w:pStyle w:val="Text"/>
        <w:rPr>
          <w:ins w:id="138" w:author="Orenstein Nadav" w:date="2024-02-11T16:24:00Z"/>
        </w:rPr>
      </w:pPr>
    </w:p>
    <w:p w14:paraId="0E3ECB98" w14:textId="77777777" w:rsidR="00EF1109" w:rsidRDefault="00EF1109">
      <w:pPr>
        <w:pStyle w:val="Text"/>
        <w:rPr>
          <w:ins w:id="139" w:author="Orenstein Nadav" w:date="2024-02-11T16:24:00Z"/>
        </w:rPr>
      </w:pPr>
    </w:p>
    <w:p w14:paraId="3D7DFA60" w14:textId="77777777" w:rsidR="00EF1109" w:rsidRDefault="00EF1109">
      <w:pPr>
        <w:pStyle w:val="Text"/>
        <w:rPr>
          <w:ins w:id="140" w:author="Orenstein Nadav" w:date="2024-02-11T16:24:00Z"/>
        </w:rPr>
      </w:pPr>
    </w:p>
    <w:p w14:paraId="200DF6C7" w14:textId="1A154829" w:rsidR="006A48A7" w:rsidRDefault="004E55A3">
      <w:pPr>
        <w:pStyle w:val="Text"/>
      </w:pPr>
      <w:r>
        <w:t xml:space="preserve">let's read the beatles.png image, convert it to grayscale, and normalize to </w:t>
      </w:r>
      <w:r>
        <w:rPr>
          <w:noProof/>
          <w:position w:val="-7"/>
        </w:rPr>
        <w:drawing>
          <wp:inline distT="0" distB="0" distL="0" distR="0" wp14:anchorId="5C2DBDDB" wp14:editId="61D96388">
            <wp:extent cx="461963" cy="171450"/>
            <wp:effectExtent l="0" t="0" r="0" b="0"/>
            <wp:docPr id="2920270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
                    <a:stretch>
                      <a:fillRect/>
                    </a:stretch>
                  </pic:blipFill>
                  <pic:spPr>
                    <a:xfrm>
                      <a:off x="0" y="0"/>
                      <a:ext cx="461963" cy="171450"/>
                    </a:xfrm>
                    <a:prstGeom prst="rect">
                      <a:avLst/>
                    </a:prstGeom>
                  </pic:spPr>
                </pic:pic>
              </a:graphicData>
            </a:graphic>
          </wp:inline>
        </w:drawing>
      </w:r>
    </w:p>
    <w:p w14:paraId="52C0E8CA" w14:textId="77777777" w:rsidR="006A48A7" w:rsidRDefault="004E55A3">
      <w:pPr>
        <w:pStyle w:val="Code"/>
      </w:pPr>
      <w:r>
        <w:rPr>
          <w:noProof/>
        </w:rPr>
        <w:t>I = imread_normalized(</w:t>
      </w:r>
      <w:r>
        <w:rPr>
          <w:noProof/>
          <w:color w:val="A709F5"/>
        </w:rPr>
        <w:t>"beatles.png"</w:t>
      </w:r>
      <w:r>
        <w:rPr>
          <w:noProof/>
        </w:rPr>
        <w:t>);</w:t>
      </w:r>
    </w:p>
    <w:p w14:paraId="4DAF6593" w14:textId="77777777" w:rsidR="006A48A7" w:rsidRDefault="006A48A7">
      <w:pPr>
        <w:pStyle w:val="Code"/>
      </w:pPr>
    </w:p>
    <w:p w14:paraId="5CD88A39" w14:textId="77777777" w:rsidR="006A48A7" w:rsidRDefault="004E55A3">
      <w:pPr>
        <w:pStyle w:val="Code"/>
      </w:pPr>
      <w:r>
        <w:rPr>
          <w:noProof/>
          <w:color w:val="008013"/>
        </w:rPr>
        <w:t>% 4</w:t>
      </w:r>
    </w:p>
    <w:p w14:paraId="7A3B9408" w14:textId="77777777" w:rsidR="006A48A7" w:rsidRDefault="004E55A3">
      <w:pPr>
        <w:pStyle w:val="Code"/>
      </w:pPr>
      <w:r>
        <w:rPr>
          <w:noProof/>
        </w:rPr>
        <w:t>my_FFT = dip_fft2(I);</w:t>
      </w:r>
    </w:p>
    <w:p w14:paraId="5AAAE340" w14:textId="77777777" w:rsidR="006A48A7" w:rsidRDefault="004E55A3">
      <w:pPr>
        <w:pStyle w:val="Code"/>
      </w:pPr>
      <w:r>
        <w:rPr>
          <w:noProof/>
        </w:rPr>
        <w:t>imshow(real(my_FFT))</w:t>
      </w:r>
    </w:p>
    <w:p w14:paraId="68DD0143" w14:textId="77777777" w:rsidR="006A48A7" w:rsidRDefault="004E55A3">
      <w:pPr>
        <w:pStyle w:val="Code"/>
      </w:pPr>
      <w:r>
        <w:rPr>
          <w:noProof/>
        </w:rPr>
        <w:t>title(</w:t>
      </w:r>
      <w:r>
        <w:rPr>
          <w:noProof/>
          <w:color w:val="A709F5"/>
        </w:rPr>
        <w:t>'our fft'</w:t>
      </w:r>
      <w:r>
        <w:rPr>
          <w:noProof/>
        </w:rPr>
        <w:t>)</w:t>
      </w:r>
    </w:p>
    <w:p w14:paraId="01866094" w14:textId="77777777" w:rsidR="0020111C" w:rsidRDefault="004E55A3">
      <w:pPr>
        <w:divId w:val="1848667135"/>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6BCC449A" wp14:editId="76190431">
            <wp:extent cx="4017010" cy="2848610"/>
            <wp:effectExtent l="0" t="0" r="2540" b="8890"/>
            <wp:docPr id="675494516" name="Picture 675494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17010" cy="2848610"/>
                    </a:xfrm>
                    <a:prstGeom prst="rect">
                      <a:avLst/>
                    </a:prstGeom>
                    <a:noFill/>
                    <a:ln>
                      <a:noFill/>
                    </a:ln>
                  </pic:spPr>
                </pic:pic>
              </a:graphicData>
            </a:graphic>
          </wp:inline>
        </w:drawing>
      </w:r>
    </w:p>
    <w:p w14:paraId="1B33BD33" w14:textId="77777777" w:rsidR="006A48A7" w:rsidRDefault="004E55A3">
      <w:pPr>
        <w:pStyle w:val="Code"/>
      </w:pPr>
      <w:r>
        <w:rPr>
          <w:noProof/>
        </w:rPr>
        <w:t>F = fft2(I);</w:t>
      </w:r>
    </w:p>
    <w:p w14:paraId="2AEE002F" w14:textId="77777777" w:rsidR="006A48A7" w:rsidRDefault="004E55A3">
      <w:pPr>
        <w:pStyle w:val="Text"/>
      </w:pPr>
      <w:r>
        <w:t>let's just check how our algorithm compares to MATLAB's implementation:</w:t>
      </w:r>
    </w:p>
    <w:p w14:paraId="0789C1F7" w14:textId="77777777" w:rsidR="006A48A7" w:rsidRDefault="004E55A3">
      <w:pPr>
        <w:pStyle w:val="Code"/>
      </w:pPr>
      <w:r>
        <w:rPr>
          <w:noProof/>
        </w:rPr>
        <w:t>imshow(real(F))</w:t>
      </w:r>
    </w:p>
    <w:p w14:paraId="4AE2C303" w14:textId="77777777" w:rsidR="006A48A7" w:rsidRDefault="004E55A3">
      <w:pPr>
        <w:pStyle w:val="Code"/>
      </w:pPr>
      <w:r>
        <w:rPr>
          <w:noProof/>
        </w:rPr>
        <w:t>title(</w:t>
      </w:r>
      <w:r>
        <w:rPr>
          <w:noProof/>
          <w:color w:val="A709F5"/>
        </w:rPr>
        <w:t>'MATLAB fft'</w:t>
      </w:r>
      <w:r>
        <w:rPr>
          <w:noProof/>
        </w:rPr>
        <w:t>)</w:t>
      </w:r>
    </w:p>
    <w:p w14:paraId="7860149A" w14:textId="77777777" w:rsidR="0020111C" w:rsidRDefault="004E55A3">
      <w:pPr>
        <w:divId w:val="1673486661"/>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7BA4DA9F" wp14:editId="10CF2707">
            <wp:extent cx="4017010" cy="2848610"/>
            <wp:effectExtent l="0" t="0" r="2540" b="8890"/>
            <wp:docPr id="1216350795" name="Picture 1216350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7010" cy="2848610"/>
                    </a:xfrm>
                    <a:prstGeom prst="rect">
                      <a:avLst/>
                    </a:prstGeom>
                    <a:noFill/>
                    <a:ln>
                      <a:noFill/>
                    </a:ln>
                  </pic:spPr>
                </pic:pic>
              </a:graphicData>
            </a:graphic>
          </wp:inline>
        </w:drawing>
      </w:r>
    </w:p>
    <w:p w14:paraId="19035D9F" w14:textId="77777777" w:rsidR="006A48A7" w:rsidRDefault="006A48A7">
      <w:pPr>
        <w:pStyle w:val="Code"/>
      </w:pPr>
    </w:p>
    <w:p w14:paraId="312B5209" w14:textId="77777777" w:rsidR="006A48A7" w:rsidRDefault="004E55A3">
      <w:pPr>
        <w:pStyle w:val="Code"/>
      </w:pPr>
      <w:r>
        <w:rPr>
          <w:noProof/>
        </w:rPr>
        <w:t>imshow(F-my_FFT);</w:t>
      </w:r>
    </w:p>
    <w:p w14:paraId="65F702BA" w14:textId="77777777" w:rsidR="0020111C" w:rsidRDefault="004E55A3">
      <w:pPr>
        <w:divId w:val="1695883929"/>
        <w:rPr>
          <w:rFonts w:ascii="Consolas" w:eastAsia="Times New Roman" w:hAnsi="Consolas"/>
          <w:color w:val="B36205"/>
          <w:sz w:val="18"/>
          <w:szCs w:val="18"/>
        </w:rPr>
      </w:pPr>
      <w:r>
        <w:rPr>
          <w:rFonts w:ascii="Consolas" w:eastAsia="Times New Roman" w:hAnsi="Consolas"/>
          <w:color w:val="B36205"/>
          <w:sz w:val="18"/>
          <w:szCs w:val="18"/>
        </w:rPr>
        <w:t>Warning: Displaying real part of complex input.</w:t>
      </w:r>
    </w:p>
    <w:p w14:paraId="50308325" w14:textId="77777777" w:rsidR="006A48A7" w:rsidRDefault="004E55A3">
      <w:pPr>
        <w:pStyle w:val="Code"/>
      </w:pPr>
      <w:r>
        <w:rPr>
          <w:noProof/>
        </w:rPr>
        <w:t>title(</w:t>
      </w:r>
      <w:r>
        <w:rPr>
          <w:noProof/>
          <w:color w:val="A709F5"/>
        </w:rPr>
        <w:t>'the difference between our implementation and MATLAB built in'</w:t>
      </w:r>
      <w:r>
        <w:rPr>
          <w:noProof/>
        </w:rPr>
        <w:t>)</w:t>
      </w:r>
    </w:p>
    <w:p w14:paraId="7023F9A8" w14:textId="77777777" w:rsidR="0020111C" w:rsidRDefault="004E55A3">
      <w:pPr>
        <w:divId w:val="1100176789"/>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5FD53493" wp14:editId="22CC4065">
            <wp:extent cx="4017010" cy="2848610"/>
            <wp:effectExtent l="0" t="0" r="2540" b="8890"/>
            <wp:docPr id="532976124" name="Picture 53297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17010" cy="2848610"/>
                    </a:xfrm>
                    <a:prstGeom prst="rect">
                      <a:avLst/>
                    </a:prstGeom>
                    <a:noFill/>
                    <a:ln>
                      <a:noFill/>
                    </a:ln>
                  </pic:spPr>
                </pic:pic>
              </a:graphicData>
            </a:graphic>
          </wp:inline>
        </w:drawing>
      </w:r>
    </w:p>
    <w:p w14:paraId="2F2D8C5B" w14:textId="77777777" w:rsidR="006A48A7" w:rsidRDefault="004E55A3">
      <w:pPr>
        <w:pStyle w:val="Heading2"/>
      </w:pPr>
      <w:r>
        <w:t>Reconstruct the original image</w:t>
      </w:r>
    </w:p>
    <w:p w14:paraId="016E4F50" w14:textId="77777777" w:rsidR="006A48A7" w:rsidRDefault="004E55A3">
      <w:pPr>
        <w:pStyle w:val="Text"/>
      </w:pPr>
      <w:r>
        <w:t xml:space="preserve"> by using your inverse-FFT function. Is it identical to the original image? Note that the output of the iFFT are complex numbers - you should display only the real part of the image using imshow(real(-))</w:t>
      </w:r>
    </w:p>
    <w:p w14:paraId="7FE551C7" w14:textId="77777777" w:rsidR="006A48A7" w:rsidRDefault="004E55A3">
      <w:pPr>
        <w:pStyle w:val="Code"/>
      </w:pPr>
      <w:r>
        <w:rPr>
          <w:noProof/>
        </w:rPr>
        <w:t>reconstructed_img = dip_ifft2(my_FFT);</w:t>
      </w:r>
    </w:p>
    <w:p w14:paraId="1B7F3575" w14:textId="77777777" w:rsidR="006A48A7" w:rsidRDefault="004E55A3">
      <w:pPr>
        <w:pStyle w:val="Code"/>
      </w:pPr>
      <w:r>
        <w:rPr>
          <w:noProof/>
        </w:rPr>
        <w:lastRenderedPageBreak/>
        <w:t>imshow(real(reconstructed_img))</w:t>
      </w:r>
    </w:p>
    <w:p w14:paraId="7A3299C0" w14:textId="77777777" w:rsidR="006A48A7" w:rsidRDefault="004E55A3">
      <w:pPr>
        <w:pStyle w:val="Code"/>
      </w:pPr>
      <w:r>
        <w:rPr>
          <w:noProof/>
        </w:rPr>
        <w:t>title(</w:t>
      </w:r>
      <w:r>
        <w:rPr>
          <w:noProof/>
          <w:color w:val="A709F5"/>
        </w:rPr>
        <w:t>'reconstructed image'</w:t>
      </w:r>
      <w:r>
        <w:rPr>
          <w:noProof/>
        </w:rPr>
        <w:t>)</w:t>
      </w:r>
    </w:p>
    <w:p w14:paraId="02414933" w14:textId="77777777" w:rsidR="0020111C" w:rsidRDefault="004E55A3">
      <w:pPr>
        <w:divId w:val="427310425"/>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185E9143" wp14:editId="5F5A35BB">
            <wp:extent cx="4017010" cy="2848610"/>
            <wp:effectExtent l="0" t="0" r="2540" b="8890"/>
            <wp:docPr id="1779058162" name="Picture 1779058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17010" cy="2848610"/>
                    </a:xfrm>
                    <a:prstGeom prst="rect">
                      <a:avLst/>
                    </a:prstGeom>
                    <a:noFill/>
                    <a:ln>
                      <a:noFill/>
                    </a:ln>
                  </pic:spPr>
                </pic:pic>
              </a:graphicData>
            </a:graphic>
          </wp:inline>
        </w:drawing>
      </w:r>
    </w:p>
    <w:p w14:paraId="1DA1D31D" w14:textId="77777777" w:rsidR="006A48A7" w:rsidRDefault="004E55A3">
      <w:pPr>
        <w:pStyle w:val="Text"/>
      </w:pPr>
      <w:r>
        <w:t xml:space="preserve">but are they identical? to answer that we will compute the error, to estimate the loss to the original image by applying </w:t>
      </w:r>
      <w:r>
        <w:rPr>
          <w:noProof/>
          <w:position w:val="-7"/>
        </w:rPr>
        <w:drawing>
          <wp:inline distT="0" distB="0" distL="0" distR="0" wp14:anchorId="794D319B" wp14:editId="21750005">
            <wp:extent cx="1023938" cy="195263"/>
            <wp:effectExtent l="0" t="0" r="0" b="0"/>
            <wp:docPr id="188268759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3"/>
                    <a:stretch>
                      <a:fillRect/>
                    </a:stretch>
                  </pic:blipFill>
                  <pic:spPr>
                    <a:xfrm>
                      <a:off x="0" y="0"/>
                      <a:ext cx="1023938" cy="195263"/>
                    </a:xfrm>
                    <a:prstGeom prst="rect">
                      <a:avLst/>
                    </a:prstGeom>
                  </pic:spPr>
                </pic:pic>
              </a:graphicData>
            </a:graphic>
          </wp:inline>
        </w:drawing>
      </w:r>
      <w:r>
        <w:t xml:space="preserve"> </w:t>
      </w:r>
    </w:p>
    <w:p w14:paraId="642CD21B" w14:textId="77777777" w:rsidR="006A48A7" w:rsidRDefault="004E55A3">
      <w:pPr>
        <w:pStyle w:val="Code"/>
      </w:pPr>
      <w:r>
        <w:rPr>
          <w:noProof/>
        </w:rPr>
        <w:t>mse = mean(mean((reconstructed_img - I) .^ 2))</w:t>
      </w:r>
    </w:p>
    <w:p w14:paraId="26854D19" w14:textId="77777777" w:rsidR="0020111C" w:rsidRDefault="004E55A3">
      <w:pPr>
        <w:divId w:val="1548494301"/>
        <w:rPr>
          <w:rFonts w:ascii="Consolas" w:eastAsia="Times New Roman" w:hAnsi="Consolas"/>
          <w:color w:val="404040"/>
          <w:sz w:val="18"/>
          <w:szCs w:val="18"/>
        </w:rPr>
      </w:pPr>
      <w:r>
        <w:rPr>
          <w:rFonts w:ascii="Consolas" w:eastAsia="Times New Roman" w:hAnsi="Consolas"/>
          <w:color w:val="404040"/>
          <w:sz w:val="18"/>
          <w:szCs w:val="18"/>
        </w:rPr>
        <w:t>mse = 2.5708e-28 - 5.5161e-29i</w:t>
      </w:r>
    </w:p>
    <w:p w14:paraId="62EB7226" w14:textId="77777777" w:rsidR="006A48A7" w:rsidRDefault="006A48A7">
      <w:pPr>
        <w:pStyle w:val="Text"/>
      </w:pPr>
    </w:p>
    <w:p w14:paraId="7D87133D" w14:textId="77777777" w:rsidR="006A48A7" w:rsidRDefault="004E55A3">
      <w:pPr>
        <w:pStyle w:val="Title"/>
      </w:pPr>
      <w:r>
        <w:t>1.2 Transformation properties</w:t>
      </w:r>
    </w:p>
    <w:p w14:paraId="41F9F988" w14:textId="77777777" w:rsidR="006A48A7" w:rsidRDefault="006A48A7">
      <w:pPr>
        <w:pStyle w:val="Text"/>
      </w:pPr>
    </w:p>
    <w:p w14:paraId="2DE69F50" w14:textId="77777777" w:rsidR="006A48A7" w:rsidRDefault="004E55A3">
      <w:pPr>
        <w:pStyle w:val="Code"/>
      </w:pPr>
      <w:r>
        <w:rPr>
          <w:noProof/>
        </w:rPr>
        <w:t>load(</w:t>
      </w:r>
      <w:r>
        <w:rPr>
          <w:noProof/>
          <w:color w:val="A709F5"/>
        </w:rPr>
        <w:t>"freewilly.mat"</w:t>
      </w:r>
      <w:r>
        <w:rPr>
          <w:noProof/>
        </w:rPr>
        <w:t>);</w:t>
      </w:r>
    </w:p>
    <w:p w14:paraId="037A8FCA" w14:textId="77777777" w:rsidR="006A48A7" w:rsidRDefault="004E55A3">
      <w:pPr>
        <w:pStyle w:val="Code"/>
      </w:pPr>
      <w:r>
        <w:rPr>
          <w:noProof/>
        </w:rPr>
        <w:t>imshow(freewilly)</w:t>
      </w:r>
    </w:p>
    <w:p w14:paraId="0FEAF60D" w14:textId="77777777" w:rsidR="0020111C" w:rsidRDefault="004E55A3">
      <w:pPr>
        <w:divId w:val="194195025"/>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208E8B45" wp14:editId="45BF84E6">
            <wp:extent cx="3303270" cy="1997710"/>
            <wp:effectExtent l="0" t="0" r="0" b="2540"/>
            <wp:docPr id="2040106629" name="Picture 2040106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03270" cy="1997710"/>
                    </a:xfrm>
                    <a:prstGeom prst="rect">
                      <a:avLst/>
                    </a:prstGeom>
                    <a:noFill/>
                    <a:ln>
                      <a:noFill/>
                    </a:ln>
                  </pic:spPr>
                </pic:pic>
              </a:graphicData>
            </a:graphic>
          </wp:inline>
        </w:drawing>
      </w:r>
    </w:p>
    <w:p w14:paraId="43EE1701" w14:textId="77777777" w:rsidR="006A48A7" w:rsidRDefault="004E55A3">
      <w:pPr>
        <w:pStyle w:val="Heading2"/>
      </w:pPr>
      <w:r>
        <w:lastRenderedPageBreak/>
        <w:t>b. find the frequency of the bars</w:t>
      </w:r>
    </w:p>
    <w:p w14:paraId="1FF569BE" w14:textId="77777777" w:rsidR="006A48A7" w:rsidRDefault="006A48A7">
      <w:pPr>
        <w:pStyle w:val="Text"/>
      </w:pPr>
    </w:p>
    <w:p w14:paraId="24E6527A" w14:textId="77777777" w:rsidR="006A48A7" w:rsidRDefault="004E55A3">
      <w:pPr>
        <w:pStyle w:val="Text"/>
      </w:pPr>
      <w:r>
        <w:t>first, we plotted the first row, which seems to contain the least of the original image information.</w:t>
      </w:r>
    </w:p>
    <w:p w14:paraId="32F6CB7E" w14:textId="77777777" w:rsidR="006A48A7" w:rsidRDefault="004E55A3">
      <w:pPr>
        <w:pStyle w:val="Code"/>
      </w:pPr>
      <w:r>
        <w:rPr>
          <w:noProof/>
        </w:rPr>
        <w:t>row1 = freewilly(1,:)</w:t>
      </w:r>
    </w:p>
    <w:p w14:paraId="40E96AF4" w14:textId="77777777" w:rsidR="0020111C" w:rsidRDefault="004E55A3">
      <w:pPr>
        <w:divId w:val="1805195851"/>
        <w:rPr>
          <w:rFonts w:ascii="Consolas" w:eastAsia="Times New Roman" w:hAnsi="Consolas"/>
          <w:color w:val="212121"/>
          <w:sz w:val="18"/>
          <w:szCs w:val="18"/>
        </w:rPr>
      </w:pPr>
      <w:r>
        <w:rPr>
          <w:rFonts w:ascii="Consolas" w:eastAsia="Times New Roman" w:hAnsi="Consolas"/>
          <w:color w:val="212121"/>
          <w:sz w:val="18"/>
          <w:szCs w:val="18"/>
        </w:rPr>
        <w:t xml:space="preserve">row1 = </w:t>
      </w:r>
      <w:r>
        <w:rPr>
          <w:rStyle w:val="vevariablevaluesummary"/>
          <w:rFonts w:ascii="Consolas" w:eastAsia="Times New Roman" w:hAnsi="Consolas"/>
          <w:i/>
          <w:iCs/>
          <w:color w:val="616161"/>
          <w:sz w:val="18"/>
          <w:szCs w:val="18"/>
        </w:rPr>
        <w:t>1×640</w:t>
      </w:r>
    </w:p>
    <w:p w14:paraId="55B8E5BC" w14:textId="77777777" w:rsidR="0020111C" w:rsidRDefault="004E55A3">
      <w:pPr>
        <w:pStyle w:val="HTMLPreformatted"/>
        <w:divId w:val="1247575598"/>
        <w:rPr>
          <w:color w:val="212121"/>
        </w:rPr>
      </w:pPr>
      <w:r>
        <w:rPr>
          <w:color w:val="212121"/>
        </w:rPr>
        <w:t xml:space="preserve">    0.5922    0.6412    0.6897    0.7373    0.7835    0.8279    0.8699 </w:t>
      </w:r>
      <w:r>
        <w:rPr>
          <w:rFonts w:ascii="Cambria Math" w:hAnsi="Cambria Math" w:cs="Cambria Math"/>
          <w:color w:val="212121"/>
        </w:rPr>
        <w:t>⋯</w:t>
      </w:r>
    </w:p>
    <w:p w14:paraId="315247FF" w14:textId="77777777" w:rsidR="006A48A7" w:rsidRDefault="004E55A3">
      <w:pPr>
        <w:pStyle w:val="Code"/>
      </w:pPr>
      <w:r>
        <w:rPr>
          <w:noProof/>
        </w:rPr>
        <w:t>plot(row1);</w:t>
      </w:r>
    </w:p>
    <w:p w14:paraId="3CA0CE4A" w14:textId="77777777" w:rsidR="006A48A7" w:rsidRDefault="004E55A3">
      <w:pPr>
        <w:pStyle w:val="Code"/>
      </w:pPr>
      <w:r>
        <w:rPr>
          <w:noProof/>
        </w:rPr>
        <w:t>F = fft(row1);</w:t>
      </w:r>
    </w:p>
    <w:p w14:paraId="0016BFC2" w14:textId="77777777" w:rsidR="006A48A7" w:rsidRDefault="004E55A3">
      <w:pPr>
        <w:pStyle w:val="Code"/>
      </w:pPr>
      <w:r>
        <w:rPr>
          <w:noProof/>
        </w:rPr>
        <w:t>title(</w:t>
      </w:r>
      <w:r>
        <w:rPr>
          <w:noProof/>
          <w:color w:val="A709F5"/>
        </w:rPr>
        <w:t>'w_1 - the first row of the image'</w:t>
      </w:r>
      <w:r>
        <w:rPr>
          <w:noProof/>
        </w:rPr>
        <w:t>)</w:t>
      </w:r>
    </w:p>
    <w:p w14:paraId="03C724E9" w14:textId="77777777" w:rsidR="006A48A7" w:rsidRDefault="004E55A3">
      <w:pPr>
        <w:pStyle w:val="Code"/>
      </w:pPr>
      <w:r>
        <w:rPr>
          <w:noProof/>
        </w:rPr>
        <w:t xml:space="preserve">grid </w:t>
      </w:r>
      <w:r>
        <w:rPr>
          <w:noProof/>
          <w:color w:val="A709F5"/>
        </w:rPr>
        <w:t>on</w:t>
      </w:r>
    </w:p>
    <w:p w14:paraId="09DFB14D" w14:textId="77777777" w:rsidR="0020111C" w:rsidRDefault="004E55A3">
      <w:pPr>
        <w:divId w:val="361631290"/>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64C4CEC5" wp14:editId="13768B02">
            <wp:extent cx="3303270" cy="1997710"/>
            <wp:effectExtent l="0" t="0" r="0" b="2540"/>
            <wp:docPr id="645127892" name="Picture 645127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03270" cy="1997710"/>
                    </a:xfrm>
                    <a:prstGeom prst="rect">
                      <a:avLst/>
                    </a:prstGeom>
                    <a:noFill/>
                    <a:ln>
                      <a:noFill/>
                    </a:ln>
                  </pic:spPr>
                </pic:pic>
              </a:graphicData>
            </a:graphic>
          </wp:inline>
        </w:drawing>
      </w:r>
    </w:p>
    <w:p w14:paraId="65A19003" w14:textId="77777777" w:rsidR="006A48A7" w:rsidRDefault="004E55A3">
      <w:pPr>
        <w:pStyle w:val="Text"/>
      </w:pPr>
      <w:r>
        <w:t xml:space="preserve">by plotting it, it seems clear that </w:t>
      </w:r>
      <w:r>
        <w:rPr>
          <w:noProof/>
          <w:position w:val="-23"/>
        </w:rPr>
        <w:drawing>
          <wp:inline distT="0" distB="0" distL="0" distR="0" wp14:anchorId="64F0D201" wp14:editId="05B56794">
            <wp:extent cx="1052513" cy="390525"/>
            <wp:effectExtent l="0" t="0" r="0" b="0"/>
            <wp:docPr id="16755069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6"/>
                    <a:stretch>
                      <a:fillRect/>
                    </a:stretch>
                  </pic:blipFill>
                  <pic:spPr>
                    <a:xfrm>
                      <a:off x="0" y="0"/>
                      <a:ext cx="1052513" cy="390525"/>
                    </a:xfrm>
                    <a:prstGeom prst="rect">
                      <a:avLst/>
                    </a:prstGeom>
                  </pic:spPr>
                </pic:pic>
              </a:graphicData>
            </a:graphic>
          </wp:inline>
        </w:drawing>
      </w:r>
      <w:r>
        <w:t xml:space="preserve"> and that we can already estimate </w:t>
      </w:r>
      <w:r>
        <w:rPr>
          <w:noProof/>
          <w:position w:val="-9"/>
        </w:rPr>
        <w:drawing>
          <wp:inline distT="0" distB="0" distL="0" distR="0" wp14:anchorId="1B534BDF" wp14:editId="659258D7">
            <wp:extent cx="119063" cy="180975"/>
            <wp:effectExtent l="0" t="0" r="0" b="0"/>
            <wp:docPr id="79759238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7"/>
                    <a:stretch>
                      <a:fillRect/>
                    </a:stretch>
                  </pic:blipFill>
                  <pic:spPr>
                    <a:xfrm>
                      <a:off x="0" y="0"/>
                      <a:ext cx="119063" cy="180975"/>
                    </a:xfrm>
                    <a:prstGeom prst="rect">
                      <a:avLst/>
                    </a:prstGeom>
                  </pic:spPr>
                </pic:pic>
              </a:graphicData>
            </a:graphic>
          </wp:inline>
        </w:drawing>
      </w:r>
      <w:r>
        <w:t xml:space="preserve"> by counting peaks. </w:t>
      </w:r>
    </w:p>
    <w:p w14:paraId="021E9DDA" w14:textId="77777777" w:rsidR="006A48A7" w:rsidRDefault="004E55A3">
      <w:pPr>
        <w:pStyle w:val="Text"/>
      </w:pPr>
      <w:r>
        <w:t>however, for more accurate and scientific assesment, we chose to go further and calculate it's fourier transform</w:t>
      </w:r>
    </w:p>
    <w:p w14:paraId="6B9A5E87" w14:textId="77777777" w:rsidR="006A48A7" w:rsidRDefault="006A48A7">
      <w:pPr>
        <w:pStyle w:val="Code"/>
      </w:pPr>
    </w:p>
    <w:p w14:paraId="1C2952F0" w14:textId="77777777" w:rsidR="006A48A7" w:rsidRDefault="004E55A3">
      <w:pPr>
        <w:pStyle w:val="Code"/>
      </w:pPr>
      <w:r>
        <w:rPr>
          <w:noProof/>
        </w:rPr>
        <w:t>plot(imag(F));</w:t>
      </w:r>
    </w:p>
    <w:p w14:paraId="785F8F56" w14:textId="77777777" w:rsidR="006A48A7" w:rsidRDefault="004E55A3">
      <w:pPr>
        <w:pStyle w:val="Code"/>
      </w:pPr>
      <w:r>
        <w:rPr>
          <w:noProof/>
        </w:rPr>
        <w:t>title(</w:t>
      </w:r>
      <w:r>
        <w:rPr>
          <w:noProof/>
          <w:color w:val="A709F5"/>
        </w:rPr>
        <w:t>'im(F\{w_1\}) - Fourier transform of the first row (imaginary part)'</w:t>
      </w:r>
      <w:r>
        <w:rPr>
          <w:noProof/>
        </w:rPr>
        <w:t>)</w:t>
      </w:r>
    </w:p>
    <w:p w14:paraId="050AC165" w14:textId="77777777" w:rsidR="006A48A7" w:rsidRDefault="004E55A3">
      <w:pPr>
        <w:pStyle w:val="Code"/>
      </w:pPr>
      <w:r>
        <w:rPr>
          <w:noProof/>
        </w:rPr>
        <w:t xml:space="preserve">grid </w:t>
      </w:r>
      <w:r>
        <w:rPr>
          <w:noProof/>
          <w:color w:val="A709F5"/>
        </w:rPr>
        <w:t>on</w:t>
      </w:r>
    </w:p>
    <w:p w14:paraId="08A9E994" w14:textId="77777777" w:rsidR="0020111C" w:rsidRDefault="004E55A3">
      <w:pPr>
        <w:divId w:val="632637462"/>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3A671E1A" wp14:editId="71FD0A06">
            <wp:extent cx="3303270" cy="1997710"/>
            <wp:effectExtent l="0" t="0" r="0" b="2540"/>
            <wp:docPr id="151673003" name="Picture 151673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03270" cy="1997710"/>
                    </a:xfrm>
                    <a:prstGeom prst="rect">
                      <a:avLst/>
                    </a:prstGeom>
                    <a:noFill/>
                    <a:ln>
                      <a:noFill/>
                    </a:ln>
                  </pic:spPr>
                </pic:pic>
              </a:graphicData>
            </a:graphic>
          </wp:inline>
        </w:drawing>
      </w:r>
    </w:p>
    <w:p w14:paraId="79729AD8" w14:textId="77777777" w:rsidR="006A48A7" w:rsidRDefault="004E55A3">
      <w:pPr>
        <w:pStyle w:val="Text"/>
      </w:pPr>
      <w:r>
        <w:t xml:space="preserve">by plotting the imaginary part we can use the descrete transform identity </w:t>
      </w:r>
      <w:r>
        <w:rPr>
          <w:noProof/>
          <w:position w:val="-23"/>
        </w:rPr>
        <w:drawing>
          <wp:inline distT="0" distB="0" distL="0" distR="0" wp14:anchorId="489E4A78" wp14:editId="7B9BC3DE">
            <wp:extent cx="2409825" cy="390525"/>
            <wp:effectExtent l="0" t="0" r="0" b="0"/>
            <wp:docPr id="33980657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9"/>
                    <a:stretch>
                      <a:fillRect/>
                    </a:stretch>
                  </pic:blipFill>
                  <pic:spPr>
                    <a:xfrm>
                      <a:off x="0" y="0"/>
                      <a:ext cx="2409825" cy="390525"/>
                    </a:xfrm>
                    <a:prstGeom prst="rect">
                      <a:avLst/>
                    </a:prstGeom>
                  </pic:spPr>
                </pic:pic>
              </a:graphicData>
            </a:graphic>
          </wp:inline>
        </w:drawing>
      </w:r>
      <w:r>
        <w:t xml:space="preserve"> . so we can find </w:t>
      </w:r>
      <w:r>
        <w:rPr>
          <w:noProof/>
          <w:position w:val="-9"/>
        </w:rPr>
        <w:drawing>
          <wp:inline distT="0" distB="0" distL="0" distR="0" wp14:anchorId="21B61988" wp14:editId="61FE2FE0">
            <wp:extent cx="119063" cy="180975"/>
            <wp:effectExtent l="0" t="0" r="0" b="0"/>
            <wp:docPr id="195431173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7"/>
                    <a:stretch>
                      <a:fillRect/>
                    </a:stretch>
                  </pic:blipFill>
                  <pic:spPr>
                    <a:xfrm>
                      <a:off x="0" y="0"/>
                      <a:ext cx="119063" cy="180975"/>
                    </a:xfrm>
                    <a:prstGeom prst="rect">
                      <a:avLst/>
                    </a:prstGeom>
                  </pic:spPr>
                </pic:pic>
              </a:graphicData>
            </a:graphic>
          </wp:inline>
        </w:drawing>
      </w:r>
      <w:r>
        <w:t xml:space="preserve"> by taking the </w:t>
      </w:r>
      <w:r>
        <w:rPr>
          <w:noProof/>
          <w:position w:val="-24"/>
        </w:rPr>
        <w:drawing>
          <wp:inline distT="0" distB="0" distL="0" distR="0" wp14:anchorId="6F7F8A6D" wp14:editId="0AEE6093">
            <wp:extent cx="1971675" cy="390525"/>
            <wp:effectExtent l="0" t="0" r="0" b="0"/>
            <wp:docPr id="104772459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0"/>
                    <a:stretch>
                      <a:fillRect/>
                    </a:stretch>
                  </pic:blipFill>
                  <pic:spPr>
                    <a:xfrm>
                      <a:off x="0" y="0"/>
                      <a:ext cx="1971675" cy="390525"/>
                    </a:xfrm>
                    <a:prstGeom prst="rect">
                      <a:avLst/>
                    </a:prstGeom>
                  </pic:spPr>
                </pic:pic>
              </a:graphicData>
            </a:graphic>
          </wp:inline>
        </w:drawing>
      </w:r>
    </w:p>
    <w:p w14:paraId="3CAB46A2" w14:textId="77777777" w:rsidR="006A48A7" w:rsidRDefault="004E55A3">
      <w:pPr>
        <w:pStyle w:val="Text"/>
      </w:pPr>
      <w:r>
        <w:t>of course, let's not forget to add one, to account for MATLAB's indexing.</w:t>
      </w:r>
    </w:p>
    <w:p w14:paraId="11C17990" w14:textId="77777777" w:rsidR="006A48A7" w:rsidRDefault="006A48A7">
      <w:pPr>
        <w:pStyle w:val="Text"/>
      </w:pPr>
    </w:p>
    <w:p w14:paraId="46615271" w14:textId="77777777" w:rsidR="006A48A7" w:rsidRDefault="004E55A3">
      <w:pPr>
        <w:pStyle w:val="Code"/>
      </w:pPr>
      <w:r>
        <w:rPr>
          <w:noProof/>
        </w:rPr>
        <w:t xml:space="preserve"> [argvalue, argmin] = min(imag(F))</w:t>
      </w:r>
    </w:p>
    <w:p w14:paraId="1EA49DAF" w14:textId="77777777" w:rsidR="0020111C" w:rsidRDefault="004E55A3">
      <w:pPr>
        <w:divId w:val="2029483744"/>
        <w:rPr>
          <w:rFonts w:ascii="Consolas" w:eastAsia="Times New Roman" w:hAnsi="Consolas"/>
          <w:color w:val="404040"/>
          <w:sz w:val="18"/>
          <w:szCs w:val="18"/>
        </w:rPr>
      </w:pPr>
      <w:r>
        <w:rPr>
          <w:rFonts w:ascii="Consolas" w:eastAsia="Times New Roman" w:hAnsi="Consolas"/>
          <w:color w:val="404040"/>
          <w:sz w:val="18"/>
          <w:szCs w:val="18"/>
        </w:rPr>
        <w:t>argvalue = -160.4060</w:t>
      </w:r>
    </w:p>
    <w:p w14:paraId="2C41F3E1" w14:textId="77777777" w:rsidR="0020111C" w:rsidRDefault="004E55A3">
      <w:pPr>
        <w:divId w:val="592201828"/>
        <w:rPr>
          <w:rFonts w:ascii="Consolas" w:eastAsia="Times New Roman" w:hAnsi="Consolas"/>
          <w:color w:val="404040"/>
          <w:sz w:val="18"/>
          <w:szCs w:val="18"/>
        </w:rPr>
      </w:pPr>
      <w:r>
        <w:rPr>
          <w:rFonts w:ascii="Consolas" w:eastAsia="Times New Roman" w:hAnsi="Consolas"/>
          <w:color w:val="404040"/>
          <w:sz w:val="18"/>
          <w:szCs w:val="18"/>
        </w:rPr>
        <w:t>argmin = 11</w:t>
      </w:r>
    </w:p>
    <w:p w14:paraId="7935C624" w14:textId="77777777" w:rsidR="006A48A7" w:rsidRDefault="004E55A3">
      <w:pPr>
        <w:pStyle w:val="Code"/>
      </w:pPr>
      <w:r>
        <w:rPr>
          <w:noProof/>
        </w:rPr>
        <w:t xml:space="preserve"> [argvalue, argmax] = max(imag(F))</w:t>
      </w:r>
    </w:p>
    <w:p w14:paraId="1EFF5741" w14:textId="77777777" w:rsidR="0020111C" w:rsidRDefault="004E55A3">
      <w:pPr>
        <w:divId w:val="1839033274"/>
        <w:rPr>
          <w:rFonts w:ascii="Consolas" w:eastAsia="Times New Roman" w:hAnsi="Consolas"/>
          <w:color w:val="404040"/>
          <w:sz w:val="18"/>
          <w:szCs w:val="18"/>
        </w:rPr>
      </w:pPr>
      <w:r>
        <w:rPr>
          <w:rFonts w:ascii="Consolas" w:eastAsia="Times New Roman" w:hAnsi="Consolas"/>
          <w:color w:val="404040"/>
          <w:sz w:val="18"/>
          <w:szCs w:val="18"/>
        </w:rPr>
        <w:t>argvalue = 160.4060</w:t>
      </w:r>
    </w:p>
    <w:p w14:paraId="44C31BF9" w14:textId="77777777" w:rsidR="0020111C" w:rsidRDefault="004E55A3">
      <w:pPr>
        <w:divId w:val="1569878976"/>
        <w:rPr>
          <w:rFonts w:ascii="Consolas" w:eastAsia="Times New Roman" w:hAnsi="Consolas"/>
          <w:color w:val="404040"/>
          <w:sz w:val="18"/>
          <w:szCs w:val="18"/>
        </w:rPr>
      </w:pPr>
      <w:r>
        <w:rPr>
          <w:rFonts w:ascii="Consolas" w:eastAsia="Times New Roman" w:hAnsi="Consolas"/>
          <w:color w:val="404040"/>
          <w:sz w:val="18"/>
          <w:szCs w:val="18"/>
        </w:rPr>
        <w:t>argmax = 631</w:t>
      </w:r>
    </w:p>
    <w:p w14:paraId="0C15049D" w14:textId="77777777" w:rsidR="006A48A7" w:rsidRDefault="004E55A3">
      <w:pPr>
        <w:pStyle w:val="Text"/>
      </w:pPr>
      <w:r>
        <w:t xml:space="preserve">we get that </w:t>
      </w:r>
      <w:r>
        <w:rPr>
          <w:noProof/>
          <w:position w:val="-9"/>
        </w:rPr>
        <w:drawing>
          <wp:inline distT="0" distB="0" distL="0" distR="0" wp14:anchorId="75FBAD4F" wp14:editId="53349B98">
            <wp:extent cx="438150" cy="180975"/>
            <wp:effectExtent l="0" t="0" r="0" b="0"/>
            <wp:docPr id="103487608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1"/>
                    <a:stretch>
                      <a:fillRect/>
                    </a:stretch>
                  </pic:blipFill>
                  <pic:spPr>
                    <a:xfrm>
                      <a:off x="0" y="0"/>
                      <a:ext cx="438150" cy="180975"/>
                    </a:xfrm>
                    <a:prstGeom prst="rect">
                      <a:avLst/>
                    </a:prstGeom>
                  </pic:spPr>
                </pic:pic>
              </a:graphicData>
            </a:graphic>
          </wp:inline>
        </w:drawing>
      </w:r>
      <w:r>
        <w:t xml:space="preserve"> and so the sinusoidal bars follow the equation of </w:t>
      </w:r>
      <w:r>
        <w:rPr>
          <w:noProof/>
          <w:position w:val="-22"/>
        </w:rPr>
        <w:drawing>
          <wp:inline distT="0" distB="0" distL="0" distR="0" wp14:anchorId="244205A4" wp14:editId="13DF1BE1">
            <wp:extent cx="842963" cy="342900"/>
            <wp:effectExtent l="0" t="0" r="0" b="0"/>
            <wp:docPr id="198427608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2"/>
                    <a:stretch>
                      <a:fillRect/>
                    </a:stretch>
                  </pic:blipFill>
                  <pic:spPr>
                    <a:xfrm>
                      <a:off x="0" y="0"/>
                      <a:ext cx="842963" cy="342900"/>
                    </a:xfrm>
                    <a:prstGeom prst="rect">
                      <a:avLst/>
                    </a:prstGeom>
                  </pic:spPr>
                </pic:pic>
              </a:graphicData>
            </a:graphic>
          </wp:inline>
        </w:drawing>
      </w:r>
      <w:r>
        <w:t>. it makes a lot of sense that this is a good estimation, because there are roughly 10 bars in total of N pixels.</w:t>
      </w:r>
    </w:p>
    <w:p w14:paraId="1D5EB6C1" w14:textId="77777777" w:rsidR="006A48A7" w:rsidRDefault="004E55A3">
      <w:pPr>
        <w:pStyle w:val="Heading2"/>
      </w:pPr>
      <w:r>
        <w:t xml:space="preserve">c. creating the image of the prison bars </w:t>
      </w:r>
    </w:p>
    <w:p w14:paraId="5595DB09" w14:textId="77777777" w:rsidR="006A48A7" w:rsidRDefault="004E55A3">
      <w:pPr>
        <w:pStyle w:val="Text"/>
      </w:pPr>
      <w:r>
        <w:t xml:space="preserve">we will use the equation that we have to create the pattern along the </w:t>
      </w:r>
      <w:r>
        <w:rPr>
          <w:noProof/>
          <w:position w:val="-7"/>
        </w:rPr>
        <w:drawing>
          <wp:inline distT="0" distB="0" distL="0" distR="0" wp14:anchorId="713D3C29" wp14:editId="5539DE4A">
            <wp:extent cx="100013" cy="171450"/>
            <wp:effectExtent l="0" t="0" r="0" b="0"/>
            <wp:docPr id="177824384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3"/>
                    <a:stretch>
                      <a:fillRect/>
                    </a:stretch>
                  </pic:blipFill>
                  <pic:spPr>
                    <a:xfrm>
                      <a:off x="0" y="0"/>
                      <a:ext cx="100013" cy="171450"/>
                    </a:xfrm>
                    <a:prstGeom prst="rect">
                      <a:avLst/>
                    </a:prstGeom>
                  </pic:spPr>
                </pic:pic>
              </a:graphicData>
            </a:graphic>
          </wp:inline>
        </w:drawing>
      </w:r>
      <w:r>
        <w:t xml:space="preserve"> axis. we will repeat it along the </w:t>
      </w:r>
      <w:r>
        <w:rPr>
          <w:noProof/>
          <w:position w:val="-7"/>
        </w:rPr>
        <w:drawing>
          <wp:inline distT="0" distB="0" distL="0" distR="0" wp14:anchorId="28119E37" wp14:editId="46EF7BF2">
            <wp:extent cx="128588" cy="171450"/>
            <wp:effectExtent l="0" t="0" r="0" b="0"/>
            <wp:docPr id="101402359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4"/>
                    <a:stretch>
                      <a:fillRect/>
                    </a:stretch>
                  </pic:blipFill>
                  <pic:spPr>
                    <a:xfrm>
                      <a:off x="0" y="0"/>
                      <a:ext cx="128588" cy="171450"/>
                    </a:xfrm>
                    <a:prstGeom prst="rect">
                      <a:avLst/>
                    </a:prstGeom>
                  </pic:spPr>
                </pic:pic>
              </a:graphicData>
            </a:graphic>
          </wp:inline>
        </w:drawing>
      </w:r>
      <w:r>
        <w:t>axis to recieve the image of the bars.</w:t>
      </w:r>
    </w:p>
    <w:p w14:paraId="7100C8B3" w14:textId="77777777" w:rsidR="006A48A7" w:rsidRDefault="006A48A7">
      <w:pPr>
        <w:pStyle w:val="Text"/>
      </w:pPr>
    </w:p>
    <w:p w14:paraId="46207277" w14:textId="77777777" w:rsidR="006A48A7" w:rsidRDefault="004E55A3">
      <w:pPr>
        <w:pStyle w:val="Code"/>
      </w:pPr>
      <w:r>
        <w:rPr>
          <w:noProof/>
        </w:rPr>
        <w:t>[M, N] = size(freewilly);</w:t>
      </w:r>
    </w:p>
    <w:p w14:paraId="65D40762" w14:textId="77777777" w:rsidR="006A48A7" w:rsidRDefault="004E55A3">
      <w:pPr>
        <w:pStyle w:val="Code"/>
      </w:pPr>
      <w:r>
        <w:rPr>
          <w:noProof/>
        </w:rPr>
        <w:t>bars = 0.5*sin(2*(pi/N)*10*(1:N));</w:t>
      </w:r>
    </w:p>
    <w:p w14:paraId="122C37BC" w14:textId="77777777" w:rsidR="006A48A7" w:rsidRDefault="004E55A3">
      <w:pPr>
        <w:pStyle w:val="Code"/>
      </w:pPr>
      <w:r>
        <w:rPr>
          <w:noProof/>
        </w:rPr>
        <w:t>bars = repmat(bars,M,1);</w:t>
      </w:r>
    </w:p>
    <w:p w14:paraId="4562E7CF" w14:textId="77777777" w:rsidR="006A48A7" w:rsidRDefault="004E55A3">
      <w:pPr>
        <w:pStyle w:val="Code"/>
      </w:pPr>
      <w:r>
        <w:rPr>
          <w:noProof/>
        </w:rPr>
        <w:t>imshow(bars)</w:t>
      </w:r>
    </w:p>
    <w:p w14:paraId="7E63D918" w14:textId="77777777" w:rsidR="0020111C" w:rsidRDefault="004E55A3">
      <w:pPr>
        <w:divId w:val="1662274862"/>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6C72D631" wp14:editId="3F3F145D">
            <wp:extent cx="3303270" cy="1997710"/>
            <wp:effectExtent l="0" t="0" r="0" b="2540"/>
            <wp:docPr id="2140006158" name="Picture 2140006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03270" cy="1997710"/>
                    </a:xfrm>
                    <a:prstGeom prst="rect">
                      <a:avLst/>
                    </a:prstGeom>
                    <a:noFill/>
                    <a:ln>
                      <a:noFill/>
                    </a:ln>
                  </pic:spPr>
                </pic:pic>
              </a:graphicData>
            </a:graphic>
          </wp:inline>
        </w:drawing>
      </w:r>
    </w:p>
    <w:p w14:paraId="578C794F" w14:textId="77777777" w:rsidR="006A48A7" w:rsidRDefault="004E55A3">
      <w:pPr>
        <w:pStyle w:val="Heading2"/>
      </w:pPr>
      <w:r>
        <w:t>d.Compute the 2D-FFT of the prison bars image</w:t>
      </w:r>
    </w:p>
    <w:p w14:paraId="4316B4D3" w14:textId="77777777" w:rsidR="006A48A7" w:rsidRDefault="006A48A7">
      <w:pPr>
        <w:pStyle w:val="Text"/>
      </w:pPr>
    </w:p>
    <w:p w14:paraId="5923D66C" w14:textId="77777777" w:rsidR="006A48A7" w:rsidRDefault="006A48A7">
      <w:pPr>
        <w:pStyle w:val="Text"/>
      </w:pPr>
    </w:p>
    <w:p w14:paraId="4EE5C9EC" w14:textId="77777777" w:rsidR="006A48A7" w:rsidRDefault="004E55A3">
      <w:pPr>
        <w:pStyle w:val="Text"/>
      </w:pPr>
      <w:r>
        <w:t>let's see how this is represented in the frequancy domaimn:</w:t>
      </w:r>
    </w:p>
    <w:p w14:paraId="608030A8" w14:textId="77777777" w:rsidR="006A48A7" w:rsidRDefault="004E55A3">
      <w:pPr>
        <w:pStyle w:val="Code"/>
      </w:pPr>
      <w:r>
        <w:rPr>
          <w:noProof/>
        </w:rPr>
        <w:t>bars_fft = fft2(bars);</w:t>
      </w:r>
    </w:p>
    <w:p w14:paraId="30D799A3" w14:textId="77777777" w:rsidR="006A48A7" w:rsidRDefault="004E55A3">
      <w:pPr>
        <w:pStyle w:val="Code"/>
      </w:pPr>
      <w:r>
        <w:rPr>
          <w:noProof/>
        </w:rPr>
        <w:t>imshow(bars_fft)</w:t>
      </w:r>
    </w:p>
    <w:p w14:paraId="5A2DDEAD" w14:textId="77777777" w:rsidR="0020111C" w:rsidRDefault="004E55A3">
      <w:pPr>
        <w:divId w:val="243299693"/>
        <w:rPr>
          <w:rFonts w:ascii="Consolas" w:eastAsia="Times New Roman" w:hAnsi="Consolas"/>
          <w:color w:val="B36205"/>
          <w:sz w:val="18"/>
          <w:szCs w:val="18"/>
        </w:rPr>
      </w:pPr>
      <w:r>
        <w:rPr>
          <w:rFonts w:ascii="Consolas" w:eastAsia="Times New Roman" w:hAnsi="Consolas"/>
          <w:color w:val="B36205"/>
          <w:sz w:val="18"/>
          <w:szCs w:val="18"/>
        </w:rPr>
        <w:t>Warning: Displaying real part of complex input.</w:t>
      </w:r>
    </w:p>
    <w:p w14:paraId="2CC4723C" w14:textId="77777777" w:rsidR="0020111C" w:rsidRDefault="004E55A3">
      <w:pPr>
        <w:divId w:val="46488993"/>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0CC8EBA3" wp14:editId="435C1930">
            <wp:extent cx="3303270" cy="1997710"/>
            <wp:effectExtent l="0" t="0" r="0" b="2540"/>
            <wp:docPr id="1680532473" name="Picture 1680532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03270" cy="1997710"/>
                    </a:xfrm>
                    <a:prstGeom prst="rect">
                      <a:avLst/>
                    </a:prstGeom>
                    <a:noFill/>
                    <a:ln>
                      <a:noFill/>
                    </a:ln>
                  </pic:spPr>
                </pic:pic>
              </a:graphicData>
            </a:graphic>
          </wp:inline>
        </w:drawing>
      </w:r>
    </w:p>
    <w:p w14:paraId="075F240B" w14:textId="77777777" w:rsidR="006A48A7" w:rsidRDefault="004E55A3">
      <w:pPr>
        <w:pStyle w:val="Text"/>
      </w:pPr>
      <w:r>
        <w:t xml:space="preserve">it makes sense: what we see is a blank image (zeros everywhere) and two non zero amplitudes, at the pixels corresponding to the frequencies we discovered in section (b), given by the two </w:t>
      </w:r>
      <w:r>
        <w:rPr>
          <w:noProof/>
          <w:position w:val="-7"/>
        </w:rPr>
        <w:drawing>
          <wp:inline distT="0" distB="0" distL="0" distR="0" wp14:anchorId="2E391FC2" wp14:editId="60842DE4">
            <wp:extent cx="100013" cy="171450"/>
            <wp:effectExtent l="0" t="0" r="0" b="0"/>
            <wp:docPr id="13554909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7"/>
                    <a:stretch>
                      <a:fillRect/>
                    </a:stretch>
                  </pic:blipFill>
                  <pic:spPr>
                    <a:xfrm>
                      <a:off x="0" y="0"/>
                      <a:ext cx="100013" cy="171450"/>
                    </a:xfrm>
                    <a:prstGeom prst="rect">
                      <a:avLst/>
                    </a:prstGeom>
                  </pic:spPr>
                </pic:pic>
              </a:graphicData>
            </a:graphic>
          </wp:inline>
        </w:drawing>
      </w:r>
      <w:r>
        <w:t xml:space="preserve"> functions given by transforming the sine waves on the </w:t>
      </w:r>
      <w:r>
        <w:rPr>
          <w:noProof/>
          <w:position w:val="-7"/>
        </w:rPr>
        <w:drawing>
          <wp:inline distT="0" distB="0" distL="0" distR="0" wp14:anchorId="49E16A8E" wp14:editId="67C1A48C">
            <wp:extent cx="100013" cy="171450"/>
            <wp:effectExtent l="0" t="0" r="0" b="0"/>
            <wp:docPr id="176194193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3"/>
                    <a:stretch>
                      <a:fillRect/>
                    </a:stretch>
                  </pic:blipFill>
                  <pic:spPr>
                    <a:xfrm>
                      <a:off x="0" y="0"/>
                      <a:ext cx="100013" cy="171450"/>
                    </a:xfrm>
                    <a:prstGeom prst="rect">
                      <a:avLst/>
                    </a:prstGeom>
                  </pic:spPr>
                </pic:pic>
              </a:graphicData>
            </a:graphic>
          </wp:inline>
        </w:drawing>
      </w:r>
      <w:r>
        <w:t xml:space="preserve"> axis.</w:t>
      </w:r>
    </w:p>
    <w:p w14:paraId="67F66EF8" w14:textId="77777777" w:rsidR="006A48A7" w:rsidRDefault="004E55A3">
      <w:pPr>
        <w:pStyle w:val="Text"/>
      </w:pPr>
      <w:r>
        <w:t>our prison bars are represented by</w:t>
      </w:r>
    </w:p>
    <w:p w14:paraId="740C0A0A" w14:textId="77777777" w:rsidR="006A48A7" w:rsidRDefault="004E55A3">
      <w:pPr>
        <w:pStyle w:val="Text"/>
        <w:jc w:val="center"/>
      </w:pPr>
      <w:r>
        <w:t xml:space="preserve"> </w:t>
      </w:r>
      <w:r>
        <w:rPr>
          <w:noProof/>
          <w:position w:val="-7"/>
        </w:rPr>
        <w:drawing>
          <wp:inline distT="0" distB="0" distL="0" distR="0" wp14:anchorId="0AD27C55" wp14:editId="47F88AD1">
            <wp:extent cx="538163" cy="171450"/>
            <wp:effectExtent l="0" t="0" r="0" b="0"/>
            <wp:docPr id="21298348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8"/>
                    <a:stretch>
                      <a:fillRect/>
                    </a:stretch>
                  </pic:blipFill>
                  <pic:spPr>
                    <a:xfrm>
                      <a:off x="0" y="0"/>
                      <a:ext cx="538163" cy="171450"/>
                    </a:xfrm>
                    <a:prstGeom prst="rect">
                      <a:avLst/>
                    </a:prstGeom>
                  </pic:spPr>
                </pic:pic>
              </a:graphicData>
            </a:graphic>
          </wp:inline>
        </w:drawing>
      </w:r>
      <w:r>
        <w:rPr>
          <w:noProof/>
          <w:position w:val="-22"/>
        </w:rPr>
        <w:drawing>
          <wp:inline distT="0" distB="0" distL="0" distR="0" wp14:anchorId="24F247C6" wp14:editId="7DB83438">
            <wp:extent cx="842963" cy="342900"/>
            <wp:effectExtent l="0" t="0" r="0" b="0"/>
            <wp:docPr id="92582267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2"/>
                    <a:stretch>
                      <a:fillRect/>
                    </a:stretch>
                  </pic:blipFill>
                  <pic:spPr>
                    <a:xfrm>
                      <a:off x="0" y="0"/>
                      <a:ext cx="842963" cy="342900"/>
                    </a:xfrm>
                    <a:prstGeom prst="rect">
                      <a:avLst/>
                    </a:prstGeom>
                  </pic:spPr>
                </pic:pic>
              </a:graphicData>
            </a:graphic>
          </wp:inline>
        </w:drawing>
      </w:r>
    </w:p>
    <w:p w14:paraId="0CEA1BB2" w14:textId="77777777" w:rsidR="006A48A7" w:rsidRDefault="004E55A3">
      <w:pPr>
        <w:pStyle w:val="Text"/>
      </w:pPr>
      <w:r>
        <w:t>so the fourier transform</w:t>
      </w:r>
    </w:p>
    <w:p w14:paraId="0C352B19" w14:textId="77777777" w:rsidR="006A48A7" w:rsidRDefault="004E55A3">
      <w:pPr>
        <w:pStyle w:val="Text"/>
        <w:jc w:val="center"/>
      </w:pPr>
      <w:r>
        <w:rPr>
          <w:noProof/>
          <w:position w:val="-7"/>
        </w:rPr>
        <w:lastRenderedPageBreak/>
        <w:drawing>
          <wp:inline distT="0" distB="0" distL="0" distR="0" wp14:anchorId="1EB83884" wp14:editId="1C5CD049">
            <wp:extent cx="904875" cy="171450"/>
            <wp:effectExtent l="0" t="0" r="0" b="0"/>
            <wp:docPr id="159342510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904875" cy="171450"/>
                    </a:xfrm>
                    <a:prstGeom prst="rect">
                      <a:avLst/>
                    </a:prstGeom>
                  </pic:spPr>
                </pic:pic>
              </a:graphicData>
            </a:graphic>
          </wp:inline>
        </w:drawing>
      </w:r>
      <w:r>
        <w:rPr>
          <w:noProof/>
          <w:position w:val="-25"/>
        </w:rPr>
        <w:drawing>
          <wp:inline distT="0" distB="0" distL="0" distR="0" wp14:anchorId="2FAF3A11" wp14:editId="705364D5">
            <wp:extent cx="2362200" cy="533400"/>
            <wp:effectExtent l="0" t="0" r="0" b="0"/>
            <wp:docPr id="6020630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0"/>
                    <a:stretch>
                      <a:fillRect/>
                    </a:stretch>
                  </pic:blipFill>
                  <pic:spPr>
                    <a:xfrm>
                      <a:off x="0" y="0"/>
                      <a:ext cx="2362200" cy="533400"/>
                    </a:xfrm>
                    <a:prstGeom prst="rect">
                      <a:avLst/>
                    </a:prstGeom>
                  </pic:spPr>
                </pic:pic>
              </a:graphicData>
            </a:graphic>
          </wp:inline>
        </w:drawing>
      </w:r>
    </w:p>
    <w:p w14:paraId="6EC310BB" w14:textId="77777777" w:rsidR="006A48A7" w:rsidRDefault="006A48A7">
      <w:pPr>
        <w:pStyle w:val="Text"/>
      </w:pPr>
    </w:p>
    <w:p w14:paraId="4C65CE0B" w14:textId="77777777" w:rsidR="006A48A7" w:rsidRDefault="004E55A3">
      <w:pPr>
        <w:pStyle w:val="Text"/>
        <w:jc w:val="center"/>
      </w:pPr>
      <w:r>
        <w:rPr>
          <w:noProof/>
          <w:position w:val="-7"/>
        </w:rPr>
        <w:drawing>
          <wp:inline distT="0" distB="0" distL="0" distR="0" wp14:anchorId="4A50243B" wp14:editId="7F8AD827">
            <wp:extent cx="904875" cy="171450"/>
            <wp:effectExtent l="0" t="0" r="0" b="0"/>
            <wp:docPr id="31577037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904875" cy="171450"/>
                    </a:xfrm>
                    <a:prstGeom prst="rect">
                      <a:avLst/>
                    </a:prstGeom>
                  </pic:spPr>
                </pic:pic>
              </a:graphicData>
            </a:graphic>
          </wp:inline>
        </w:drawing>
      </w:r>
      <w:r>
        <w:rPr>
          <w:noProof/>
          <w:position w:val="-25"/>
        </w:rPr>
        <w:drawing>
          <wp:inline distT="0" distB="0" distL="0" distR="0" wp14:anchorId="0C933F84" wp14:editId="07F85B6F">
            <wp:extent cx="2881313" cy="533400"/>
            <wp:effectExtent l="0" t="0" r="0" b="0"/>
            <wp:docPr id="5960266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1"/>
                    <a:stretch>
                      <a:fillRect/>
                    </a:stretch>
                  </pic:blipFill>
                  <pic:spPr>
                    <a:xfrm>
                      <a:off x="0" y="0"/>
                      <a:ext cx="2881313" cy="533400"/>
                    </a:xfrm>
                    <a:prstGeom prst="rect">
                      <a:avLst/>
                    </a:prstGeom>
                  </pic:spPr>
                </pic:pic>
              </a:graphicData>
            </a:graphic>
          </wp:inline>
        </w:drawing>
      </w:r>
    </w:p>
    <w:p w14:paraId="789E5C6D" w14:textId="77777777" w:rsidR="006A48A7" w:rsidRDefault="006A48A7">
      <w:pPr>
        <w:pStyle w:val="Text"/>
        <w:jc w:val="center"/>
      </w:pPr>
    </w:p>
    <w:p w14:paraId="6E4CB908" w14:textId="77777777" w:rsidR="006A48A7" w:rsidRDefault="004E55A3">
      <w:pPr>
        <w:pStyle w:val="Text"/>
        <w:jc w:val="center"/>
      </w:pPr>
      <w:r>
        <w:rPr>
          <w:noProof/>
          <w:position w:val="-7"/>
        </w:rPr>
        <w:drawing>
          <wp:inline distT="0" distB="0" distL="0" distR="0" wp14:anchorId="5DD878CE" wp14:editId="549F5B9D">
            <wp:extent cx="904875" cy="171450"/>
            <wp:effectExtent l="0" t="0" r="0" b="0"/>
            <wp:docPr id="192684125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904875" cy="171450"/>
                    </a:xfrm>
                    <a:prstGeom prst="rect">
                      <a:avLst/>
                    </a:prstGeom>
                  </pic:spPr>
                </pic:pic>
              </a:graphicData>
            </a:graphic>
          </wp:inline>
        </w:drawing>
      </w:r>
      <w:r>
        <w:rPr>
          <w:noProof/>
          <w:position w:val="-25"/>
        </w:rPr>
        <w:drawing>
          <wp:inline distT="0" distB="0" distL="0" distR="0" wp14:anchorId="008A7BA4" wp14:editId="5BB601BE">
            <wp:extent cx="2324100" cy="485775"/>
            <wp:effectExtent l="0" t="0" r="0" b="0"/>
            <wp:docPr id="19392442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2"/>
                    <a:stretch>
                      <a:fillRect/>
                    </a:stretch>
                  </pic:blipFill>
                  <pic:spPr>
                    <a:xfrm>
                      <a:off x="0" y="0"/>
                      <a:ext cx="2324100" cy="485775"/>
                    </a:xfrm>
                    <a:prstGeom prst="rect">
                      <a:avLst/>
                    </a:prstGeom>
                  </pic:spPr>
                </pic:pic>
              </a:graphicData>
            </a:graphic>
          </wp:inline>
        </w:drawing>
      </w:r>
    </w:p>
    <w:p w14:paraId="1063566E" w14:textId="77777777" w:rsidR="006A48A7" w:rsidRDefault="006A48A7">
      <w:pPr>
        <w:pStyle w:val="Text"/>
        <w:jc w:val="center"/>
      </w:pPr>
    </w:p>
    <w:p w14:paraId="4DF76A70" w14:textId="77777777" w:rsidR="006A48A7" w:rsidRDefault="004E55A3">
      <w:pPr>
        <w:pStyle w:val="Text"/>
        <w:jc w:val="center"/>
      </w:pPr>
      <w:r>
        <w:rPr>
          <w:noProof/>
          <w:position w:val="-7"/>
        </w:rPr>
        <w:drawing>
          <wp:inline distT="0" distB="0" distL="0" distR="0" wp14:anchorId="706DB495" wp14:editId="3BB5A646">
            <wp:extent cx="904875" cy="171450"/>
            <wp:effectExtent l="0" t="0" r="0" b="0"/>
            <wp:docPr id="81521104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904875" cy="171450"/>
                    </a:xfrm>
                    <a:prstGeom prst="rect">
                      <a:avLst/>
                    </a:prstGeom>
                  </pic:spPr>
                </pic:pic>
              </a:graphicData>
            </a:graphic>
          </wp:inline>
        </w:drawing>
      </w:r>
      <w:r>
        <w:rPr>
          <w:noProof/>
          <w:position w:val="-25"/>
        </w:rPr>
        <w:drawing>
          <wp:inline distT="0" distB="0" distL="0" distR="0" wp14:anchorId="42B8A5DE" wp14:editId="40C018B4">
            <wp:extent cx="3033713" cy="485775"/>
            <wp:effectExtent l="0" t="0" r="0" b="0"/>
            <wp:docPr id="15555176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3"/>
                    <a:stretch>
                      <a:fillRect/>
                    </a:stretch>
                  </pic:blipFill>
                  <pic:spPr>
                    <a:xfrm>
                      <a:off x="0" y="0"/>
                      <a:ext cx="3033713" cy="485775"/>
                    </a:xfrm>
                    <a:prstGeom prst="rect">
                      <a:avLst/>
                    </a:prstGeom>
                  </pic:spPr>
                </pic:pic>
              </a:graphicData>
            </a:graphic>
          </wp:inline>
        </w:drawing>
      </w:r>
    </w:p>
    <w:p w14:paraId="27BB3889" w14:textId="77777777" w:rsidR="006A48A7" w:rsidRDefault="004E55A3">
      <w:pPr>
        <w:pStyle w:val="Text"/>
      </w:pPr>
      <w:r>
        <w:t xml:space="preserve">but this depends only in </w:t>
      </w:r>
      <w:r>
        <w:rPr>
          <w:noProof/>
          <w:position w:val="-7"/>
        </w:rPr>
        <w:drawing>
          <wp:inline distT="0" distB="0" distL="0" distR="0" wp14:anchorId="2480902D" wp14:editId="7327DF91">
            <wp:extent cx="100013" cy="171450"/>
            <wp:effectExtent l="0" t="0" r="0" b="0"/>
            <wp:docPr id="103573820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4"/>
                    <a:stretch>
                      <a:fillRect/>
                    </a:stretch>
                  </pic:blipFill>
                  <pic:spPr>
                    <a:xfrm>
                      <a:off x="0" y="0"/>
                      <a:ext cx="100013" cy="171450"/>
                    </a:xfrm>
                    <a:prstGeom prst="rect">
                      <a:avLst/>
                    </a:prstGeom>
                  </pic:spPr>
                </pic:pic>
              </a:graphicData>
            </a:graphic>
          </wp:inline>
        </w:drawing>
      </w:r>
    </w:p>
    <w:p w14:paraId="54749E2F" w14:textId="77777777" w:rsidR="006A48A7" w:rsidRDefault="004E55A3">
      <w:pPr>
        <w:pStyle w:val="Text"/>
        <w:jc w:val="center"/>
      </w:pPr>
      <w:r>
        <w:rPr>
          <w:noProof/>
          <w:position w:val="-7"/>
        </w:rPr>
        <w:drawing>
          <wp:inline distT="0" distB="0" distL="0" distR="0" wp14:anchorId="5BB8B9FB" wp14:editId="58C3B935">
            <wp:extent cx="904875" cy="171450"/>
            <wp:effectExtent l="0" t="0" r="0" b="0"/>
            <wp:docPr id="139884900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904875" cy="171450"/>
                    </a:xfrm>
                    <a:prstGeom prst="rect">
                      <a:avLst/>
                    </a:prstGeom>
                  </pic:spPr>
                </pic:pic>
              </a:graphicData>
            </a:graphic>
          </wp:inline>
        </w:drawing>
      </w:r>
      <w:r>
        <w:rPr>
          <w:noProof/>
          <w:position w:val="-25"/>
        </w:rPr>
        <w:drawing>
          <wp:inline distT="0" distB="0" distL="0" distR="0" wp14:anchorId="67A51D17" wp14:editId="4459D857">
            <wp:extent cx="3200400" cy="533400"/>
            <wp:effectExtent l="0" t="0" r="0" b="0"/>
            <wp:docPr id="132272209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5"/>
                    <a:stretch>
                      <a:fillRect/>
                    </a:stretch>
                  </pic:blipFill>
                  <pic:spPr>
                    <a:xfrm>
                      <a:off x="0" y="0"/>
                      <a:ext cx="3200400" cy="533400"/>
                    </a:xfrm>
                    <a:prstGeom prst="rect">
                      <a:avLst/>
                    </a:prstGeom>
                  </pic:spPr>
                </pic:pic>
              </a:graphicData>
            </a:graphic>
          </wp:inline>
        </w:drawing>
      </w:r>
    </w:p>
    <w:p w14:paraId="18E556AE" w14:textId="77777777" w:rsidR="006A48A7" w:rsidRDefault="006A48A7">
      <w:pPr>
        <w:pStyle w:val="Text"/>
      </w:pPr>
    </w:p>
    <w:p w14:paraId="313B1060" w14:textId="77777777" w:rsidR="006A48A7" w:rsidRDefault="004E55A3">
      <w:pPr>
        <w:pStyle w:val="Text"/>
        <w:jc w:val="center"/>
      </w:pPr>
      <w:r>
        <w:rPr>
          <w:noProof/>
          <w:position w:val="-7"/>
        </w:rPr>
        <w:drawing>
          <wp:inline distT="0" distB="0" distL="0" distR="0" wp14:anchorId="45CD6B67" wp14:editId="749E3A89">
            <wp:extent cx="904875" cy="171450"/>
            <wp:effectExtent l="0" t="0" r="0" b="0"/>
            <wp:docPr id="165262019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904875" cy="171450"/>
                    </a:xfrm>
                    <a:prstGeom prst="rect">
                      <a:avLst/>
                    </a:prstGeom>
                  </pic:spPr>
                </pic:pic>
              </a:graphicData>
            </a:graphic>
          </wp:inline>
        </w:drawing>
      </w:r>
      <w:r>
        <w:rPr>
          <w:noProof/>
          <w:position w:val="-7"/>
        </w:rPr>
        <w:drawing>
          <wp:inline distT="0" distB="0" distL="0" distR="0" wp14:anchorId="75389E17" wp14:editId="1815D02B">
            <wp:extent cx="2405063" cy="171450"/>
            <wp:effectExtent l="0" t="0" r="0" b="0"/>
            <wp:docPr id="132250806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6"/>
                    <a:stretch>
                      <a:fillRect/>
                    </a:stretch>
                  </pic:blipFill>
                  <pic:spPr>
                    <a:xfrm>
                      <a:off x="0" y="0"/>
                      <a:ext cx="2405063" cy="171450"/>
                    </a:xfrm>
                    <a:prstGeom prst="rect">
                      <a:avLst/>
                    </a:prstGeom>
                  </pic:spPr>
                </pic:pic>
              </a:graphicData>
            </a:graphic>
          </wp:inline>
        </w:drawing>
      </w:r>
    </w:p>
    <w:p w14:paraId="41F0116F" w14:textId="77777777" w:rsidR="006A48A7" w:rsidRDefault="006A48A7">
      <w:pPr>
        <w:pStyle w:val="Text"/>
        <w:jc w:val="center"/>
      </w:pPr>
    </w:p>
    <w:p w14:paraId="31D9B202" w14:textId="77777777" w:rsidR="006A48A7" w:rsidRDefault="004E55A3">
      <w:pPr>
        <w:pStyle w:val="Text"/>
        <w:jc w:val="center"/>
      </w:pPr>
      <w:r>
        <w:rPr>
          <w:noProof/>
          <w:position w:val="-7"/>
        </w:rPr>
        <w:drawing>
          <wp:inline distT="0" distB="0" distL="0" distR="0" wp14:anchorId="17DFC62F" wp14:editId="7EC2B444">
            <wp:extent cx="904875" cy="171450"/>
            <wp:effectExtent l="0" t="0" r="0" b="0"/>
            <wp:docPr id="142345443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904875" cy="171450"/>
                    </a:xfrm>
                    <a:prstGeom prst="rect">
                      <a:avLst/>
                    </a:prstGeom>
                  </pic:spPr>
                </pic:pic>
              </a:graphicData>
            </a:graphic>
          </wp:inline>
        </w:drawing>
      </w:r>
      <w:r>
        <w:rPr>
          <w:noProof/>
          <w:position w:val="-7"/>
        </w:rPr>
        <w:drawing>
          <wp:inline distT="0" distB="0" distL="0" distR="0" wp14:anchorId="0E8A8194" wp14:editId="7299BB64">
            <wp:extent cx="2105025" cy="171450"/>
            <wp:effectExtent l="0" t="0" r="0" b="0"/>
            <wp:docPr id="3467486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7"/>
                    <a:stretch>
                      <a:fillRect/>
                    </a:stretch>
                  </pic:blipFill>
                  <pic:spPr>
                    <a:xfrm>
                      <a:off x="0" y="0"/>
                      <a:ext cx="2105025" cy="171450"/>
                    </a:xfrm>
                    <a:prstGeom prst="rect">
                      <a:avLst/>
                    </a:prstGeom>
                  </pic:spPr>
                </pic:pic>
              </a:graphicData>
            </a:graphic>
          </wp:inline>
        </w:drawing>
      </w:r>
    </w:p>
    <w:p w14:paraId="078EB2AC" w14:textId="77777777" w:rsidR="006A48A7" w:rsidRDefault="006A48A7">
      <w:pPr>
        <w:pStyle w:val="Text"/>
      </w:pPr>
    </w:p>
    <w:p w14:paraId="08692FF4" w14:textId="77777777" w:rsidR="006A48A7" w:rsidRDefault="004E55A3">
      <w:pPr>
        <w:pStyle w:val="Text"/>
      </w:pPr>
      <w:r>
        <w:t xml:space="preserve">on the </w:t>
      </w:r>
      <w:r>
        <w:rPr>
          <w:noProof/>
          <w:position w:val="-7"/>
        </w:rPr>
        <w:drawing>
          <wp:inline distT="0" distB="0" distL="0" distR="0" wp14:anchorId="0EB6E71D" wp14:editId="19CCF9B6">
            <wp:extent cx="100013" cy="171450"/>
            <wp:effectExtent l="0" t="0" r="0" b="0"/>
            <wp:docPr id="19929892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8"/>
                    <a:stretch>
                      <a:fillRect/>
                    </a:stretch>
                  </pic:blipFill>
                  <pic:spPr>
                    <a:xfrm>
                      <a:off x="0" y="0"/>
                      <a:ext cx="100013" cy="171450"/>
                    </a:xfrm>
                    <a:prstGeom prst="rect">
                      <a:avLst/>
                    </a:prstGeom>
                  </pic:spPr>
                </pic:pic>
              </a:graphicData>
            </a:graphic>
          </wp:inline>
        </w:drawing>
      </w:r>
      <w:r>
        <w:t xml:space="preserve"> axis on the other hand, the bars image is constant, which results in a delta function at the 0 index (1 in MATLAB). so, we see our two pulses on the 10'th and negative 10'th columns are activated only on the first row, beacause of the multiplication with </w:t>
      </w:r>
      <w:r>
        <w:rPr>
          <w:noProof/>
          <w:position w:val="-7"/>
        </w:rPr>
        <w:drawing>
          <wp:inline distT="0" distB="0" distL="0" distR="0" wp14:anchorId="67947B1B" wp14:editId="4643994B">
            <wp:extent cx="300038" cy="171450"/>
            <wp:effectExtent l="0" t="0" r="0" b="0"/>
            <wp:docPr id="6546202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9"/>
                    <a:stretch>
                      <a:fillRect/>
                    </a:stretch>
                  </pic:blipFill>
                  <pic:spPr>
                    <a:xfrm>
                      <a:off x="0" y="0"/>
                      <a:ext cx="300038" cy="171450"/>
                    </a:xfrm>
                    <a:prstGeom prst="rect">
                      <a:avLst/>
                    </a:prstGeom>
                  </pic:spPr>
                </pic:pic>
              </a:graphicData>
            </a:graphic>
          </wp:inline>
        </w:drawing>
      </w:r>
    </w:p>
    <w:p w14:paraId="46615159" w14:textId="77777777" w:rsidR="006A48A7" w:rsidRDefault="006A48A7">
      <w:pPr>
        <w:pStyle w:val="Text"/>
      </w:pPr>
    </w:p>
    <w:p w14:paraId="1E7A9588" w14:textId="77777777" w:rsidR="006A48A7" w:rsidRDefault="004E55A3">
      <w:pPr>
        <w:pStyle w:val="Heading2"/>
      </w:pPr>
      <w:r>
        <w:t>e. freeing willy</w:t>
      </w:r>
    </w:p>
    <w:p w14:paraId="5FC73FD9" w14:textId="77777777" w:rsidR="006A48A7" w:rsidRDefault="006A48A7">
      <w:pPr>
        <w:pStyle w:val="Text"/>
      </w:pPr>
    </w:p>
    <w:p w14:paraId="79E93F92" w14:textId="77777777" w:rsidR="006A48A7" w:rsidRDefault="004E55A3">
      <w:pPr>
        <w:pStyle w:val="Text"/>
      </w:pPr>
      <w:r>
        <w:t xml:space="preserve">due to the linearity of the fourier transform, given by the identity </w:t>
      </w:r>
      <w:r>
        <w:rPr>
          <w:noProof/>
          <w:position w:val="-7"/>
        </w:rPr>
        <w:drawing>
          <wp:inline distT="0" distB="0" distL="0" distR="0" wp14:anchorId="2A5CADF6" wp14:editId="408A766E">
            <wp:extent cx="2309813" cy="171450"/>
            <wp:effectExtent l="0" t="0" r="0" b="0"/>
            <wp:docPr id="109240957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0"/>
                    <a:stretch>
                      <a:fillRect/>
                    </a:stretch>
                  </pic:blipFill>
                  <pic:spPr>
                    <a:xfrm>
                      <a:off x="0" y="0"/>
                      <a:ext cx="2309813" cy="171450"/>
                    </a:xfrm>
                    <a:prstGeom prst="rect">
                      <a:avLst/>
                    </a:prstGeom>
                  </pic:spPr>
                </pic:pic>
              </a:graphicData>
            </a:graphic>
          </wp:inline>
        </w:drawing>
      </w:r>
      <w:r>
        <w:t xml:space="preserve"> we might be able to free willy by subtracting the </w:t>
      </w:r>
      <w:r>
        <w:rPr>
          <w:noProof/>
          <w:position w:val="-7"/>
        </w:rPr>
        <w:drawing>
          <wp:inline distT="0" distB="0" distL="0" distR="0" wp14:anchorId="1AEE3F6B" wp14:editId="41039D19">
            <wp:extent cx="728663" cy="171450"/>
            <wp:effectExtent l="0" t="0" r="0" b="0"/>
            <wp:docPr id="4344078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1"/>
                    <a:stretch>
                      <a:fillRect/>
                    </a:stretch>
                  </pic:blipFill>
                  <pic:spPr>
                    <a:xfrm>
                      <a:off x="0" y="0"/>
                      <a:ext cx="728663" cy="171450"/>
                    </a:xfrm>
                    <a:prstGeom prst="rect">
                      <a:avLst/>
                    </a:prstGeom>
                  </pic:spPr>
                </pic:pic>
              </a:graphicData>
            </a:graphic>
          </wp:inline>
        </w:drawing>
      </w:r>
      <w:r>
        <w:t>from the spectral domain of the original image:</w:t>
      </w:r>
    </w:p>
    <w:p w14:paraId="0438B8C8" w14:textId="77777777" w:rsidR="006A48A7" w:rsidRDefault="004E55A3">
      <w:pPr>
        <w:pStyle w:val="Code"/>
      </w:pPr>
      <w:r>
        <w:rPr>
          <w:noProof/>
        </w:rPr>
        <w:lastRenderedPageBreak/>
        <w:t>willy_fft = fft2(freewilly);</w:t>
      </w:r>
    </w:p>
    <w:p w14:paraId="0F158423" w14:textId="77777777" w:rsidR="006A48A7" w:rsidRDefault="004E55A3">
      <w:pPr>
        <w:pStyle w:val="Code"/>
      </w:pPr>
      <w:r>
        <w:rPr>
          <w:noProof/>
        </w:rPr>
        <w:t>willy_fft = willy_fft - bars_fft;</w:t>
      </w:r>
    </w:p>
    <w:p w14:paraId="477ADE06" w14:textId="77777777" w:rsidR="006A48A7" w:rsidRDefault="004E55A3">
      <w:pPr>
        <w:pStyle w:val="Code"/>
      </w:pPr>
      <w:r>
        <w:rPr>
          <w:noProof/>
        </w:rPr>
        <w:t>willy_free = ifft2(willy_fft);</w:t>
      </w:r>
    </w:p>
    <w:p w14:paraId="4FA46592" w14:textId="77777777" w:rsidR="006A48A7" w:rsidRDefault="004E55A3">
      <w:pPr>
        <w:pStyle w:val="Code"/>
      </w:pPr>
      <w:r>
        <w:rPr>
          <w:noProof/>
        </w:rPr>
        <w:t>imshow(willy_free)</w:t>
      </w:r>
    </w:p>
    <w:p w14:paraId="70D96043" w14:textId="77777777" w:rsidR="0020111C" w:rsidRDefault="004E55A3">
      <w:pPr>
        <w:divId w:val="1264415259"/>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42AEAEE2" wp14:editId="278F6681">
            <wp:extent cx="3303270" cy="1997710"/>
            <wp:effectExtent l="0" t="0" r="0" b="2540"/>
            <wp:docPr id="1703282845" name="Picture 170328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303270" cy="1997710"/>
                    </a:xfrm>
                    <a:prstGeom prst="rect">
                      <a:avLst/>
                    </a:prstGeom>
                    <a:noFill/>
                    <a:ln>
                      <a:noFill/>
                    </a:ln>
                  </pic:spPr>
                </pic:pic>
              </a:graphicData>
            </a:graphic>
          </wp:inline>
        </w:drawing>
      </w:r>
    </w:p>
    <w:p w14:paraId="5E4EDC74" w14:textId="77777777" w:rsidR="006A48A7" w:rsidRDefault="004E55A3">
      <w:pPr>
        <w:pStyle w:val="Text"/>
      </w:pPr>
      <w:r>
        <w:t xml:space="preserve">we maneged to drastically decrease the bars intensity though it didn't work perfectly. we can try erasing the bars frequency alltogether by eliminating the 2 delta functions that represent  their transform </w:t>
      </w:r>
    </w:p>
    <w:p w14:paraId="126C408F" w14:textId="77777777" w:rsidR="006A48A7" w:rsidRDefault="004E55A3">
      <w:pPr>
        <w:pStyle w:val="Code"/>
      </w:pPr>
      <w:r>
        <w:rPr>
          <w:noProof/>
        </w:rPr>
        <w:t>willy_fft = fft2(freewilly);</w:t>
      </w:r>
    </w:p>
    <w:p w14:paraId="5DF56F6F" w14:textId="77777777" w:rsidR="006A48A7" w:rsidRDefault="004E55A3">
      <w:pPr>
        <w:pStyle w:val="Code"/>
      </w:pPr>
      <w:r>
        <w:rPr>
          <w:noProof/>
        </w:rPr>
        <w:t>willy_fft(abs(bars_fft)&gt;1) = 0;</w:t>
      </w:r>
    </w:p>
    <w:p w14:paraId="2BC0EC16" w14:textId="77777777" w:rsidR="006A48A7" w:rsidRDefault="004E55A3">
      <w:pPr>
        <w:pStyle w:val="Code"/>
      </w:pPr>
      <w:r>
        <w:rPr>
          <w:noProof/>
        </w:rPr>
        <w:t>willy_free = ifft2(willy_fft);</w:t>
      </w:r>
    </w:p>
    <w:p w14:paraId="232DDE03" w14:textId="77777777" w:rsidR="006A48A7" w:rsidRDefault="004E55A3">
      <w:pPr>
        <w:pStyle w:val="Code"/>
      </w:pPr>
      <w:r>
        <w:rPr>
          <w:noProof/>
        </w:rPr>
        <w:t>imshow(willy_free)</w:t>
      </w:r>
    </w:p>
    <w:p w14:paraId="31AAE0A6" w14:textId="77777777" w:rsidR="0020111C" w:rsidRDefault="004E55A3">
      <w:pPr>
        <w:divId w:val="654263175"/>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0F267A42" wp14:editId="48FCDBF7">
            <wp:extent cx="3303270" cy="1997710"/>
            <wp:effectExtent l="0" t="0" r="0" b="2540"/>
            <wp:docPr id="402523608" name="Picture 402523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303270" cy="1997710"/>
                    </a:xfrm>
                    <a:prstGeom prst="rect">
                      <a:avLst/>
                    </a:prstGeom>
                    <a:noFill/>
                    <a:ln>
                      <a:noFill/>
                    </a:ln>
                  </pic:spPr>
                </pic:pic>
              </a:graphicData>
            </a:graphic>
          </wp:inline>
        </w:drawing>
      </w:r>
    </w:p>
    <w:p w14:paraId="037905B1" w14:textId="77777777" w:rsidR="006A48A7" w:rsidRDefault="006A48A7">
      <w:pPr>
        <w:pStyle w:val="Title"/>
      </w:pPr>
    </w:p>
    <w:p w14:paraId="54DC126B" w14:textId="77777777" w:rsidR="006A48A7" w:rsidRDefault="004E55A3">
      <w:pPr>
        <w:pStyle w:val="Title"/>
      </w:pPr>
      <w:r>
        <w:t>2. Scaling, translation and seperability</w:t>
      </w:r>
    </w:p>
    <w:p w14:paraId="19BB78C7" w14:textId="77777777" w:rsidR="006A48A7" w:rsidRDefault="004E55A3">
      <w:pPr>
        <w:pStyle w:val="Text"/>
      </w:pPr>
      <w:r>
        <w:t>(a) we Initialized a 128×128 all-zeros matrix. At the center of it, we placed a 40×40 all-ones square, and displayed the image and its 2D-FFT:</w:t>
      </w:r>
    </w:p>
    <w:p w14:paraId="48151EF8" w14:textId="77777777" w:rsidR="006A48A7" w:rsidRDefault="004E55A3">
      <w:pPr>
        <w:pStyle w:val="Code"/>
      </w:pPr>
      <w:r>
        <w:rPr>
          <w:noProof/>
        </w:rPr>
        <w:t>A = zeros(128,128);</w:t>
      </w:r>
    </w:p>
    <w:p w14:paraId="6D51DE2B" w14:textId="77777777" w:rsidR="006A48A7" w:rsidRDefault="006A48A7">
      <w:pPr>
        <w:pStyle w:val="Code"/>
      </w:pPr>
    </w:p>
    <w:p w14:paraId="78C4FBCC" w14:textId="77777777" w:rsidR="006A48A7" w:rsidRDefault="004E55A3">
      <w:pPr>
        <w:pStyle w:val="Code"/>
      </w:pPr>
      <w:r>
        <w:rPr>
          <w:noProof/>
        </w:rPr>
        <w:t>A(44:83,44:83) = 1;</w:t>
      </w:r>
    </w:p>
    <w:p w14:paraId="37FCBBC5" w14:textId="77777777" w:rsidR="006A48A7" w:rsidRDefault="006A48A7">
      <w:pPr>
        <w:pStyle w:val="Code"/>
      </w:pPr>
    </w:p>
    <w:p w14:paraId="75BC3560" w14:textId="77777777" w:rsidR="006A48A7" w:rsidRDefault="004E55A3">
      <w:pPr>
        <w:pStyle w:val="Code"/>
      </w:pPr>
      <w:r>
        <w:rPr>
          <w:noProof/>
        </w:rPr>
        <w:t>figure;</w:t>
      </w:r>
    </w:p>
    <w:p w14:paraId="5058A8A6" w14:textId="77777777" w:rsidR="006A48A7" w:rsidRDefault="004E55A3">
      <w:pPr>
        <w:pStyle w:val="Code"/>
      </w:pPr>
      <w:r>
        <w:rPr>
          <w:noProof/>
        </w:rPr>
        <w:t>imshow(A);</w:t>
      </w:r>
    </w:p>
    <w:p w14:paraId="744ABD0C" w14:textId="77777777" w:rsidR="006A48A7" w:rsidRDefault="004E55A3">
      <w:pPr>
        <w:pStyle w:val="Code"/>
      </w:pPr>
      <w:r>
        <w:rPr>
          <w:noProof/>
        </w:rPr>
        <w:t>title(</w:t>
      </w:r>
      <w:r>
        <w:rPr>
          <w:noProof/>
          <w:color w:val="A709F5"/>
        </w:rPr>
        <w:t>'A matrix'</w:t>
      </w:r>
      <w:r>
        <w:rPr>
          <w:noProof/>
        </w:rPr>
        <w:t>);</w:t>
      </w:r>
    </w:p>
    <w:p w14:paraId="72435FE8" w14:textId="77777777" w:rsidR="0020111C" w:rsidRDefault="004E55A3">
      <w:pPr>
        <w:divId w:val="894700740"/>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223DFF35" wp14:editId="3F3E02C3">
            <wp:extent cx="1474470" cy="1030605"/>
            <wp:effectExtent l="0" t="0" r="0" b="0"/>
            <wp:docPr id="1086795088" name="Picture 1086795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74470" cy="1030605"/>
                    </a:xfrm>
                    <a:prstGeom prst="rect">
                      <a:avLst/>
                    </a:prstGeom>
                    <a:noFill/>
                    <a:ln>
                      <a:noFill/>
                    </a:ln>
                  </pic:spPr>
                </pic:pic>
              </a:graphicData>
            </a:graphic>
          </wp:inline>
        </w:drawing>
      </w:r>
    </w:p>
    <w:p w14:paraId="1DC32C83" w14:textId="77777777" w:rsidR="006A48A7" w:rsidRDefault="006A48A7">
      <w:pPr>
        <w:pStyle w:val="Code"/>
      </w:pPr>
    </w:p>
    <w:p w14:paraId="638F6059" w14:textId="77777777" w:rsidR="006A48A7" w:rsidRDefault="004E55A3">
      <w:pPr>
        <w:pStyle w:val="Code"/>
      </w:pPr>
      <w:r>
        <w:rPr>
          <w:noProof/>
        </w:rPr>
        <w:t>FA = fft2(A);</w:t>
      </w:r>
    </w:p>
    <w:p w14:paraId="0E703078" w14:textId="77777777" w:rsidR="006A48A7" w:rsidRDefault="004E55A3">
      <w:pPr>
        <w:pStyle w:val="Code"/>
      </w:pPr>
      <w:r>
        <w:rPr>
          <w:noProof/>
        </w:rPr>
        <w:t>figure;</w:t>
      </w:r>
    </w:p>
    <w:p w14:paraId="010021EC" w14:textId="77777777" w:rsidR="006A48A7" w:rsidRDefault="004E55A3">
      <w:pPr>
        <w:pStyle w:val="Code"/>
      </w:pPr>
      <w:r>
        <w:rPr>
          <w:noProof/>
        </w:rPr>
        <w:t>subplot(1, 3, 1);</w:t>
      </w:r>
    </w:p>
    <w:p w14:paraId="7D22024B" w14:textId="77777777" w:rsidR="006A48A7" w:rsidRDefault="004E55A3">
      <w:pPr>
        <w:pStyle w:val="Code"/>
      </w:pPr>
      <w:r>
        <w:rPr>
          <w:noProof/>
        </w:rPr>
        <w:t>imshow(abs(FA));</w:t>
      </w:r>
    </w:p>
    <w:p w14:paraId="1CBEF3DB" w14:textId="77777777" w:rsidR="006A48A7" w:rsidRDefault="004E55A3">
      <w:pPr>
        <w:pStyle w:val="Code"/>
      </w:pPr>
      <w:r>
        <w:rPr>
          <w:noProof/>
        </w:rPr>
        <w:t>title(</w:t>
      </w:r>
      <w:r>
        <w:rPr>
          <w:noProof/>
          <w:color w:val="A709F5"/>
        </w:rPr>
        <w:t>'|F\{A\}|'</w:t>
      </w:r>
      <w:r>
        <w:rPr>
          <w:noProof/>
        </w:rPr>
        <w:t>)</w:t>
      </w:r>
    </w:p>
    <w:p w14:paraId="649DDA45" w14:textId="77777777" w:rsidR="006A48A7" w:rsidRDefault="006A48A7">
      <w:pPr>
        <w:pStyle w:val="Code"/>
      </w:pPr>
    </w:p>
    <w:p w14:paraId="16CB6E5F" w14:textId="77777777" w:rsidR="006A48A7" w:rsidRDefault="004E55A3">
      <w:pPr>
        <w:pStyle w:val="Code"/>
      </w:pPr>
      <w:r>
        <w:rPr>
          <w:noProof/>
        </w:rPr>
        <w:t>subplot(1, 3, 2);</w:t>
      </w:r>
    </w:p>
    <w:p w14:paraId="1555FC2B" w14:textId="77777777" w:rsidR="006A48A7" w:rsidRDefault="004E55A3">
      <w:pPr>
        <w:pStyle w:val="Code"/>
      </w:pPr>
      <w:r>
        <w:rPr>
          <w:noProof/>
        </w:rPr>
        <w:t>imshow(imag(FA));</w:t>
      </w:r>
    </w:p>
    <w:p w14:paraId="1EB7C64E" w14:textId="77777777" w:rsidR="006A48A7" w:rsidRDefault="004E55A3">
      <w:pPr>
        <w:pStyle w:val="Code"/>
      </w:pPr>
      <w:r>
        <w:rPr>
          <w:noProof/>
        </w:rPr>
        <w:t>title(</w:t>
      </w:r>
      <w:r>
        <w:rPr>
          <w:noProof/>
          <w:color w:val="A709F5"/>
        </w:rPr>
        <w:t>'im(F\{A\})'</w:t>
      </w:r>
      <w:r>
        <w:rPr>
          <w:noProof/>
        </w:rPr>
        <w:t>)</w:t>
      </w:r>
    </w:p>
    <w:p w14:paraId="0B3F5928" w14:textId="77777777" w:rsidR="006A48A7" w:rsidRDefault="004E55A3">
      <w:pPr>
        <w:pStyle w:val="Code"/>
      </w:pPr>
      <w:r>
        <w:rPr>
          <w:noProof/>
        </w:rPr>
        <w:t>subplot(1, 3, 3);</w:t>
      </w:r>
    </w:p>
    <w:p w14:paraId="184C1D90" w14:textId="77777777" w:rsidR="006A48A7" w:rsidRDefault="004E55A3">
      <w:pPr>
        <w:pStyle w:val="Code"/>
      </w:pPr>
      <w:r>
        <w:rPr>
          <w:noProof/>
        </w:rPr>
        <w:t>imshow(real(FA));</w:t>
      </w:r>
    </w:p>
    <w:p w14:paraId="3B16E279" w14:textId="77777777" w:rsidR="006A48A7" w:rsidRDefault="004E55A3">
      <w:pPr>
        <w:pStyle w:val="Code"/>
      </w:pPr>
      <w:r>
        <w:rPr>
          <w:noProof/>
        </w:rPr>
        <w:t>title(</w:t>
      </w:r>
      <w:r>
        <w:rPr>
          <w:noProof/>
          <w:color w:val="A709F5"/>
        </w:rPr>
        <w:t>'re(F\{A\})'</w:t>
      </w:r>
      <w:r>
        <w:rPr>
          <w:noProof/>
        </w:rPr>
        <w:t>)</w:t>
      </w:r>
    </w:p>
    <w:p w14:paraId="77FB0888" w14:textId="77777777" w:rsidR="0020111C" w:rsidRDefault="004E55A3">
      <w:pPr>
        <w:divId w:val="267007232"/>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6F127303" wp14:editId="0D137A0D">
            <wp:extent cx="4001135" cy="3002280"/>
            <wp:effectExtent l="0" t="0" r="0" b="7620"/>
            <wp:docPr id="1287410310" name="Picture 128741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001135" cy="3002280"/>
                    </a:xfrm>
                    <a:prstGeom prst="rect">
                      <a:avLst/>
                    </a:prstGeom>
                    <a:noFill/>
                    <a:ln>
                      <a:noFill/>
                    </a:ln>
                  </pic:spPr>
                </pic:pic>
              </a:graphicData>
            </a:graphic>
          </wp:inline>
        </w:drawing>
      </w:r>
    </w:p>
    <w:p w14:paraId="74833BAB" w14:textId="77777777" w:rsidR="006A48A7" w:rsidRDefault="004E55A3">
      <w:pPr>
        <w:pStyle w:val="Text"/>
      </w:pPr>
      <w:r>
        <w:t>why does it look the way it does?</w:t>
      </w:r>
    </w:p>
    <w:p w14:paraId="69950F79" w14:textId="77777777" w:rsidR="006A48A7" w:rsidRDefault="004E55A3">
      <w:pPr>
        <w:pStyle w:val="Code"/>
      </w:pPr>
      <w:r>
        <w:rPr>
          <w:noProof/>
        </w:rPr>
        <w:lastRenderedPageBreak/>
        <w:t>figure;</w:t>
      </w:r>
    </w:p>
    <w:p w14:paraId="167F74A5" w14:textId="77777777" w:rsidR="006A48A7" w:rsidRDefault="004E55A3">
      <w:pPr>
        <w:pStyle w:val="Code"/>
      </w:pPr>
      <w:r>
        <w:rPr>
          <w:noProof/>
        </w:rPr>
        <w:t>middlerow = imag(circshift(FA(64,:),64));</w:t>
      </w:r>
    </w:p>
    <w:p w14:paraId="32AA8FB2" w14:textId="77777777" w:rsidR="006A48A7" w:rsidRDefault="004E55A3">
      <w:pPr>
        <w:pStyle w:val="Code"/>
      </w:pPr>
      <w:r>
        <w:rPr>
          <w:noProof/>
        </w:rPr>
        <w:t>plot(middlerow);</w:t>
      </w:r>
    </w:p>
    <w:p w14:paraId="54576A84" w14:textId="77777777" w:rsidR="0020111C" w:rsidRDefault="004E55A3">
      <w:pPr>
        <w:divId w:val="1855337054"/>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0C5104F3" wp14:editId="2D2F5D1A">
            <wp:extent cx="4001135" cy="3002280"/>
            <wp:effectExtent l="0" t="0" r="0" b="7620"/>
            <wp:docPr id="362152907" name="Picture 362152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001135" cy="3002280"/>
                    </a:xfrm>
                    <a:prstGeom prst="rect">
                      <a:avLst/>
                    </a:prstGeom>
                    <a:noFill/>
                    <a:ln>
                      <a:noFill/>
                    </a:ln>
                  </pic:spPr>
                </pic:pic>
              </a:graphicData>
            </a:graphic>
          </wp:inline>
        </w:drawing>
      </w:r>
    </w:p>
    <w:p w14:paraId="389E3567" w14:textId="77777777" w:rsidR="006A48A7" w:rsidRDefault="006A48A7">
      <w:pPr>
        <w:pStyle w:val="Code"/>
      </w:pPr>
    </w:p>
    <w:p w14:paraId="28737607" w14:textId="77777777" w:rsidR="006A48A7" w:rsidRDefault="006A48A7">
      <w:pPr>
        <w:pStyle w:val="Code"/>
      </w:pPr>
    </w:p>
    <w:p w14:paraId="7083BA90" w14:textId="77777777" w:rsidR="006A48A7" w:rsidRDefault="004E55A3">
      <w:pPr>
        <w:pStyle w:val="Text"/>
      </w:pPr>
      <w:r>
        <w:t>(b) now we put the square at the bottom right,</w:t>
      </w:r>
    </w:p>
    <w:p w14:paraId="08992638" w14:textId="77777777" w:rsidR="006A48A7" w:rsidRDefault="004E55A3">
      <w:pPr>
        <w:pStyle w:val="Code"/>
      </w:pPr>
      <w:r>
        <w:rPr>
          <w:noProof/>
        </w:rPr>
        <w:t>A = zeros(128,128);</w:t>
      </w:r>
    </w:p>
    <w:p w14:paraId="765BE837" w14:textId="77777777" w:rsidR="006A48A7" w:rsidRDefault="006A48A7">
      <w:pPr>
        <w:pStyle w:val="Code"/>
      </w:pPr>
    </w:p>
    <w:p w14:paraId="3EE876D3" w14:textId="77777777" w:rsidR="006A48A7" w:rsidRDefault="004E55A3">
      <w:pPr>
        <w:pStyle w:val="Code"/>
      </w:pPr>
      <w:r>
        <w:rPr>
          <w:noProof/>
        </w:rPr>
        <w:t>A(64:103,64:103) = 1;</w:t>
      </w:r>
    </w:p>
    <w:p w14:paraId="77234568" w14:textId="77777777" w:rsidR="006A48A7" w:rsidRDefault="006A48A7">
      <w:pPr>
        <w:pStyle w:val="Code"/>
      </w:pPr>
    </w:p>
    <w:p w14:paraId="1F2A8EEF" w14:textId="77777777" w:rsidR="006A48A7" w:rsidRDefault="004E55A3">
      <w:pPr>
        <w:pStyle w:val="Code"/>
      </w:pPr>
      <w:r>
        <w:rPr>
          <w:noProof/>
        </w:rPr>
        <w:t>figure;</w:t>
      </w:r>
    </w:p>
    <w:p w14:paraId="3EBA2CE2" w14:textId="77777777" w:rsidR="006A48A7" w:rsidRDefault="004E55A3">
      <w:pPr>
        <w:pStyle w:val="Code"/>
      </w:pPr>
      <w:r>
        <w:rPr>
          <w:noProof/>
        </w:rPr>
        <w:t>imshow(A);</w:t>
      </w:r>
    </w:p>
    <w:p w14:paraId="0758AD93" w14:textId="77777777" w:rsidR="006A48A7" w:rsidRDefault="004E55A3">
      <w:pPr>
        <w:pStyle w:val="Code"/>
      </w:pPr>
      <w:r>
        <w:rPr>
          <w:noProof/>
        </w:rPr>
        <w:t>title(</w:t>
      </w:r>
      <w:r>
        <w:rPr>
          <w:noProof/>
          <w:color w:val="A709F5"/>
        </w:rPr>
        <w:t>'A matrix'</w:t>
      </w:r>
      <w:r>
        <w:rPr>
          <w:noProof/>
        </w:rPr>
        <w:t>);</w:t>
      </w:r>
    </w:p>
    <w:p w14:paraId="7007A136" w14:textId="77777777" w:rsidR="0020111C" w:rsidRDefault="004E55A3">
      <w:pPr>
        <w:divId w:val="650410383"/>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3E104896" wp14:editId="79CC4992">
            <wp:extent cx="1474470" cy="1030605"/>
            <wp:effectExtent l="0" t="0" r="0" b="0"/>
            <wp:docPr id="1632430917" name="Picture 1632430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474470" cy="1030605"/>
                    </a:xfrm>
                    <a:prstGeom prst="rect">
                      <a:avLst/>
                    </a:prstGeom>
                    <a:noFill/>
                    <a:ln>
                      <a:noFill/>
                    </a:ln>
                  </pic:spPr>
                </pic:pic>
              </a:graphicData>
            </a:graphic>
          </wp:inline>
        </w:drawing>
      </w:r>
    </w:p>
    <w:p w14:paraId="6FC09963" w14:textId="77777777" w:rsidR="006A48A7" w:rsidRDefault="006A48A7">
      <w:pPr>
        <w:pStyle w:val="Code"/>
      </w:pPr>
    </w:p>
    <w:p w14:paraId="4AC96612" w14:textId="77777777" w:rsidR="006A48A7" w:rsidRDefault="004E55A3">
      <w:pPr>
        <w:pStyle w:val="Code"/>
      </w:pPr>
      <w:r>
        <w:rPr>
          <w:noProof/>
        </w:rPr>
        <w:t>FA = fft2(A);</w:t>
      </w:r>
    </w:p>
    <w:p w14:paraId="2B5DAB2A" w14:textId="77777777" w:rsidR="006A48A7" w:rsidRDefault="004E55A3">
      <w:pPr>
        <w:pStyle w:val="Code"/>
      </w:pPr>
      <w:r>
        <w:rPr>
          <w:noProof/>
        </w:rPr>
        <w:t>figure;</w:t>
      </w:r>
    </w:p>
    <w:p w14:paraId="437C2FF1" w14:textId="77777777" w:rsidR="006A48A7" w:rsidRDefault="004E55A3">
      <w:pPr>
        <w:pStyle w:val="Code"/>
      </w:pPr>
      <w:r>
        <w:rPr>
          <w:noProof/>
        </w:rPr>
        <w:t>subplot(1, 3, 1);</w:t>
      </w:r>
    </w:p>
    <w:p w14:paraId="0E48078C" w14:textId="77777777" w:rsidR="006A48A7" w:rsidRDefault="004E55A3">
      <w:pPr>
        <w:pStyle w:val="Code"/>
      </w:pPr>
      <w:r>
        <w:rPr>
          <w:noProof/>
        </w:rPr>
        <w:lastRenderedPageBreak/>
        <w:t>imshow(abs(FA));</w:t>
      </w:r>
    </w:p>
    <w:p w14:paraId="7C5634E9" w14:textId="77777777" w:rsidR="006A48A7" w:rsidRDefault="004E55A3">
      <w:pPr>
        <w:pStyle w:val="Code"/>
      </w:pPr>
      <w:r>
        <w:rPr>
          <w:noProof/>
        </w:rPr>
        <w:t>title(</w:t>
      </w:r>
      <w:r>
        <w:rPr>
          <w:noProof/>
          <w:color w:val="A709F5"/>
        </w:rPr>
        <w:t>'|F\{A\}|'</w:t>
      </w:r>
      <w:r>
        <w:rPr>
          <w:noProof/>
        </w:rPr>
        <w:t>)</w:t>
      </w:r>
    </w:p>
    <w:p w14:paraId="1238D18C" w14:textId="77777777" w:rsidR="006A48A7" w:rsidRDefault="006A48A7">
      <w:pPr>
        <w:pStyle w:val="Code"/>
      </w:pPr>
    </w:p>
    <w:p w14:paraId="28CBA7ED" w14:textId="77777777" w:rsidR="006A48A7" w:rsidRDefault="004E55A3">
      <w:pPr>
        <w:pStyle w:val="Code"/>
      </w:pPr>
      <w:r>
        <w:rPr>
          <w:noProof/>
        </w:rPr>
        <w:t>subplot(1, 3, 2);</w:t>
      </w:r>
    </w:p>
    <w:p w14:paraId="27F5EE30" w14:textId="77777777" w:rsidR="006A48A7" w:rsidRDefault="004E55A3">
      <w:pPr>
        <w:pStyle w:val="Code"/>
      </w:pPr>
      <w:r>
        <w:rPr>
          <w:noProof/>
        </w:rPr>
        <w:t>imshow(imag(FA));</w:t>
      </w:r>
    </w:p>
    <w:p w14:paraId="20BF7F08" w14:textId="77777777" w:rsidR="006A48A7" w:rsidRDefault="004E55A3">
      <w:pPr>
        <w:pStyle w:val="Code"/>
      </w:pPr>
      <w:r>
        <w:rPr>
          <w:noProof/>
        </w:rPr>
        <w:t>title(</w:t>
      </w:r>
      <w:r>
        <w:rPr>
          <w:noProof/>
          <w:color w:val="A709F5"/>
        </w:rPr>
        <w:t>'im(F\{A\})'</w:t>
      </w:r>
      <w:r>
        <w:rPr>
          <w:noProof/>
        </w:rPr>
        <w:t>)</w:t>
      </w:r>
    </w:p>
    <w:p w14:paraId="6D791658" w14:textId="77777777" w:rsidR="006A48A7" w:rsidRDefault="004E55A3">
      <w:pPr>
        <w:pStyle w:val="Code"/>
      </w:pPr>
      <w:r>
        <w:rPr>
          <w:noProof/>
        </w:rPr>
        <w:t>subplot(1, 3, 3);</w:t>
      </w:r>
    </w:p>
    <w:p w14:paraId="595B0FE6" w14:textId="77777777" w:rsidR="006A48A7" w:rsidRDefault="004E55A3">
      <w:pPr>
        <w:pStyle w:val="Code"/>
      </w:pPr>
      <w:r>
        <w:rPr>
          <w:noProof/>
        </w:rPr>
        <w:t>imshow(real(FA));</w:t>
      </w:r>
    </w:p>
    <w:p w14:paraId="157DD3FB" w14:textId="77777777" w:rsidR="006A48A7" w:rsidRDefault="004E55A3">
      <w:pPr>
        <w:pStyle w:val="Code"/>
      </w:pPr>
      <w:r>
        <w:rPr>
          <w:noProof/>
        </w:rPr>
        <w:t>title(</w:t>
      </w:r>
      <w:r>
        <w:rPr>
          <w:noProof/>
          <w:color w:val="A709F5"/>
        </w:rPr>
        <w:t>'re(F\{A\})'</w:t>
      </w:r>
      <w:r>
        <w:rPr>
          <w:noProof/>
        </w:rPr>
        <w:t>)</w:t>
      </w:r>
    </w:p>
    <w:p w14:paraId="173A0D77" w14:textId="77777777" w:rsidR="0020111C" w:rsidRDefault="004E55A3">
      <w:pPr>
        <w:divId w:val="164126509"/>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2E462FD1" wp14:editId="4FC5FEC9">
            <wp:extent cx="4001135" cy="3002280"/>
            <wp:effectExtent l="0" t="0" r="0" b="7620"/>
            <wp:docPr id="2357530" name="Picture 2357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001135" cy="3002280"/>
                    </a:xfrm>
                    <a:prstGeom prst="rect">
                      <a:avLst/>
                    </a:prstGeom>
                    <a:noFill/>
                    <a:ln>
                      <a:noFill/>
                    </a:ln>
                  </pic:spPr>
                </pic:pic>
              </a:graphicData>
            </a:graphic>
          </wp:inline>
        </w:drawing>
      </w:r>
    </w:p>
    <w:p w14:paraId="29235A6F" w14:textId="77777777" w:rsidR="006A48A7" w:rsidRDefault="004E55A3">
      <w:pPr>
        <w:pStyle w:val="Text"/>
      </w:pPr>
      <w:r>
        <w:t>(c) now we place a rectangle at the center,</w:t>
      </w:r>
    </w:p>
    <w:p w14:paraId="4C5123BF" w14:textId="77777777" w:rsidR="006A48A7" w:rsidRDefault="004E55A3">
      <w:pPr>
        <w:pStyle w:val="Code"/>
      </w:pPr>
      <w:r>
        <w:rPr>
          <w:noProof/>
        </w:rPr>
        <w:t>A = zeros(128,128);</w:t>
      </w:r>
    </w:p>
    <w:p w14:paraId="5FD544E8" w14:textId="77777777" w:rsidR="006A48A7" w:rsidRDefault="006A48A7">
      <w:pPr>
        <w:pStyle w:val="Code"/>
      </w:pPr>
    </w:p>
    <w:p w14:paraId="13C14F0D" w14:textId="77777777" w:rsidR="006A48A7" w:rsidRDefault="004E55A3">
      <w:pPr>
        <w:pStyle w:val="Code"/>
      </w:pPr>
      <w:r>
        <w:rPr>
          <w:noProof/>
        </w:rPr>
        <w:t>A(24:103,54:73) = 1;</w:t>
      </w:r>
    </w:p>
    <w:p w14:paraId="7A02663C" w14:textId="77777777" w:rsidR="006A48A7" w:rsidRDefault="006A48A7">
      <w:pPr>
        <w:pStyle w:val="Code"/>
      </w:pPr>
    </w:p>
    <w:p w14:paraId="4918F4B2" w14:textId="77777777" w:rsidR="006A48A7" w:rsidRDefault="004E55A3">
      <w:pPr>
        <w:pStyle w:val="Code"/>
      </w:pPr>
      <w:r>
        <w:rPr>
          <w:noProof/>
        </w:rPr>
        <w:t>figure;</w:t>
      </w:r>
    </w:p>
    <w:p w14:paraId="5D7035E4" w14:textId="77777777" w:rsidR="006A48A7" w:rsidRDefault="004E55A3">
      <w:pPr>
        <w:pStyle w:val="Code"/>
      </w:pPr>
      <w:r>
        <w:rPr>
          <w:noProof/>
        </w:rPr>
        <w:t>imshow(A);</w:t>
      </w:r>
    </w:p>
    <w:p w14:paraId="34D054E1" w14:textId="77777777" w:rsidR="006A48A7" w:rsidRDefault="004E55A3">
      <w:pPr>
        <w:pStyle w:val="Code"/>
      </w:pPr>
      <w:r>
        <w:rPr>
          <w:noProof/>
        </w:rPr>
        <w:t>title(</w:t>
      </w:r>
      <w:r>
        <w:rPr>
          <w:noProof/>
          <w:color w:val="A709F5"/>
        </w:rPr>
        <w:t>'A matrix'</w:t>
      </w:r>
      <w:r>
        <w:rPr>
          <w:noProof/>
        </w:rPr>
        <w:t>);</w:t>
      </w:r>
    </w:p>
    <w:p w14:paraId="3755088A" w14:textId="77777777" w:rsidR="0020111C" w:rsidRDefault="004E55A3">
      <w:pPr>
        <w:divId w:val="842471826"/>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3FD01217" wp14:editId="561070D8">
            <wp:extent cx="1474470" cy="1030605"/>
            <wp:effectExtent l="0" t="0" r="0" b="0"/>
            <wp:docPr id="173440427" name="Picture 173440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474470" cy="1030605"/>
                    </a:xfrm>
                    <a:prstGeom prst="rect">
                      <a:avLst/>
                    </a:prstGeom>
                    <a:noFill/>
                    <a:ln>
                      <a:noFill/>
                    </a:ln>
                  </pic:spPr>
                </pic:pic>
              </a:graphicData>
            </a:graphic>
          </wp:inline>
        </w:drawing>
      </w:r>
    </w:p>
    <w:p w14:paraId="543576F0" w14:textId="77777777" w:rsidR="006A48A7" w:rsidRDefault="006A48A7">
      <w:pPr>
        <w:pStyle w:val="Code"/>
      </w:pPr>
    </w:p>
    <w:p w14:paraId="2220C91B" w14:textId="77777777" w:rsidR="006A48A7" w:rsidRDefault="004E55A3">
      <w:pPr>
        <w:pStyle w:val="Code"/>
      </w:pPr>
      <w:r>
        <w:rPr>
          <w:noProof/>
        </w:rPr>
        <w:t>FA = fft2(A);</w:t>
      </w:r>
    </w:p>
    <w:p w14:paraId="5ECFC435" w14:textId="77777777" w:rsidR="006A48A7" w:rsidRDefault="004E55A3">
      <w:pPr>
        <w:pStyle w:val="Code"/>
      </w:pPr>
      <w:r>
        <w:rPr>
          <w:noProof/>
        </w:rPr>
        <w:lastRenderedPageBreak/>
        <w:t>figure;</w:t>
      </w:r>
    </w:p>
    <w:p w14:paraId="63A71652" w14:textId="77777777" w:rsidR="006A48A7" w:rsidRDefault="004E55A3">
      <w:pPr>
        <w:pStyle w:val="Code"/>
      </w:pPr>
      <w:r>
        <w:rPr>
          <w:noProof/>
        </w:rPr>
        <w:t>subplot(1, 3, 1);</w:t>
      </w:r>
    </w:p>
    <w:p w14:paraId="1C10254D" w14:textId="77777777" w:rsidR="006A48A7" w:rsidRDefault="004E55A3">
      <w:pPr>
        <w:pStyle w:val="Code"/>
      </w:pPr>
      <w:r>
        <w:rPr>
          <w:noProof/>
        </w:rPr>
        <w:t>imshow(abs(FA));</w:t>
      </w:r>
    </w:p>
    <w:p w14:paraId="3273C8D3" w14:textId="77777777" w:rsidR="006A48A7" w:rsidRDefault="004E55A3">
      <w:pPr>
        <w:pStyle w:val="Code"/>
      </w:pPr>
      <w:r>
        <w:rPr>
          <w:noProof/>
        </w:rPr>
        <w:t>title(</w:t>
      </w:r>
      <w:r>
        <w:rPr>
          <w:noProof/>
          <w:color w:val="A709F5"/>
        </w:rPr>
        <w:t>'|F\{A\}|'</w:t>
      </w:r>
      <w:r>
        <w:rPr>
          <w:noProof/>
        </w:rPr>
        <w:t>)</w:t>
      </w:r>
    </w:p>
    <w:p w14:paraId="1EEC15EE" w14:textId="77777777" w:rsidR="006A48A7" w:rsidRDefault="006A48A7">
      <w:pPr>
        <w:pStyle w:val="Code"/>
      </w:pPr>
    </w:p>
    <w:p w14:paraId="621205AE" w14:textId="77777777" w:rsidR="006A48A7" w:rsidRDefault="004E55A3">
      <w:pPr>
        <w:pStyle w:val="Code"/>
      </w:pPr>
      <w:r>
        <w:rPr>
          <w:noProof/>
        </w:rPr>
        <w:t>subplot(1, 3, 2);</w:t>
      </w:r>
    </w:p>
    <w:p w14:paraId="6870C338" w14:textId="77777777" w:rsidR="006A48A7" w:rsidRDefault="004E55A3">
      <w:pPr>
        <w:pStyle w:val="Code"/>
      </w:pPr>
      <w:r>
        <w:rPr>
          <w:noProof/>
        </w:rPr>
        <w:t>imshow(imag(FA));</w:t>
      </w:r>
    </w:p>
    <w:p w14:paraId="48FE2179" w14:textId="77777777" w:rsidR="006A48A7" w:rsidRDefault="004E55A3">
      <w:pPr>
        <w:pStyle w:val="Code"/>
      </w:pPr>
      <w:r>
        <w:rPr>
          <w:noProof/>
        </w:rPr>
        <w:t>title(</w:t>
      </w:r>
      <w:r>
        <w:rPr>
          <w:noProof/>
          <w:color w:val="A709F5"/>
        </w:rPr>
        <w:t>'im(F\{A\})'</w:t>
      </w:r>
      <w:r>
        <w:rPr>
          <w:noProof/>
        </w:rPr>
        <w:t>)</w:t>
      </w:r>
    </w:p>
    <w:p w14:paraId="5856E889" w14:textId="77777777" w:rsidR="006A48A7" w:rsidRDefault="004E55A3">
      <w:pPr>
        <w:pStyle w:val="Code"/>
      </w:pPr>
      <w:r>
        <w:rPr>
          <w:noProof/>
        </w:rPr>
        <w:t>subplot(1, 3, 3);</w:t>
      </w:r>
    </w:p>
    <w:p w14:paraId="1923B7D9" w14:textId="77777777" w:rsidR="006A48A7" w:rsidRDefault="004E55A3">
      <w:pPr>
        <w:pStyle w:val="Code"/>
      </w:pPr>
      <w:r>
        <w:rPr>
          <w:noProof/>
        </w:rPr>
        <w:t>imshow(real(FA));</w:t>
      </w:r>
    </w:p>
    <w:p w14:paraId="0A50BEC7" w14:textId="77777777" w:rsidR="006A48A7" w:rsidRDefault="004E55A3">
      <w:pPr>
        <w:pStyle w:val="Code"/>
      </w:pPr>
      <w:r>
        <w:rPr>
          <w:noProof/>
        </w:rPr>
        <w:t>title(</w:t>
      </w:r>
      <w:r>
        <w:rPr>
          <w:noProof/>
          <w:color w:val="A709F5"/>
        </w:rPr>
        <w:t>'re(F\{A\})'</w:t>
      </w:r>
      <w:r>
        <w:rPr>
          <w:noProof/>
        </w:rPr>
        <w:t>)</w:t>
      </w:r>
    </w:p>
    <w:p w14:paraId="56B37B95" w14:textId="77777777" w:rsidR="0020111C" w:rsidRDefault="004E55A3">
      <w:pPr>
        <w:divId w:val="1344551761"/>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01042CEF" wp14:editId="4CAE4EC3">
            <wp:extent cx="4001135" cy="3002280"/>
            <wp:effectExtent l="0" t="0" r="0" b="7620"/>
            <wp:docPr id="905573091" name="Picture 905573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001135" cy="3002280"/>
                    </a:xfrm>
                    <a:prstGeom prst="rect">
                      <a:avLst/>
                    </a:prstGeom>
                    <a:noFill/>
                    <a:ln>
                      <a:noFill/>
                    </a:ln>
                  </pic:spPr>
                </pic:pic>
              </a:graphicData>
            </a:graphic>
          </wp:inline>
        </w:drawing>
      </w:r>
    </w:p>
    <w:p w14:paraId="3E98F22C" w14:textId="77777777" w:rsidR="006A48A7" w:rsidRDefault="006A48A7">
      <w:pPr>
        <w:pStyle w:val="Code"/>
      </w:pPr>
    </w:p>
    <w:p w14:paraId="0C8F632B" w14:textId="77777777" w:rsidR="006A48A7" w:rsidRDefault="004E55A3">
      <w:pPr>
        <w:pStyle w:val="Code"/>
      </w:pPr>
      <w:r>
        <w:rPr>
          <w:noProof/>
        </w:rPr>
        <w:t>figure;</w:t>
      </w:r>
    </w:p>
    <w:p w14:paraId="73DC32A6" w14:textId="77777777" w:rsidR="006A48A7" w:rsidRDefault="004E55A3">
      <w:pPr>
        <w:pStyle w:val="Code"/>
      </w:pPr>
      <w:r>
        <w:rPr>
          <w:noProof/>
        </w:rPr>
        <w:t>middlerow = abs(FA(64,:));</w:t>
      </w:r>
    </w:p>
    <w:p w14:paraId="618FF5D3" w14:textId="77777777" w:rsidR="006A48A7" w:rsidRDefault="004E55A3">
      <w:pPr>
        <w:pStyle w:val="Code"/>
      </w:pPr>
      <w:r>
        <w:rPr>
          <w:noProof/>
        </w:rPr>
        <w:t>plot(middlerow);</w:t>
      </w:r>
    </w:p>
    <w:p w14:paraId="6AD692AA" w14:textId="77777777" w:rsidR="00B75D3C" w:rsidRDefault="004E55A3">
      <w:pPr>
        <w:divId w:val="1412654211"/>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656EABFF" wp14:editId="1A97CD5E">
            <wp:extent cx="4001135" cy="3002280"/>
            <wp:effectExtent l="0" t="0" r="0" b="7620"/>
            <wp:docPr id="2029070070" name="Picture 202907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001135" cy="3002280"/>
                    </a:xfrm>
                    <a:prstGeom prst="rect">
                      <a:avLst/>
                    </a:prstGeom>
                    <a:noFill/>
                    <a:ln>
                      <a:noFill/>
                    </a:ln>
                  </pic:spPr>
                </pic:pic>
              </a:graphicData>
            </a:graphic>
          </wp:inline>
        </w:drawing>
      </w:r>
    </w:p>
    <w:sectPr w:rsidR="00B75D3C">
      <w:headerReference w:type="default" r:id="rId7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76F64A" w14:textId="77777777" w:rsidR="00647E23" w:rsidRDefault="00647E23" w:rsidP="00D54466">
      <w:pPr>
        <w:spacing w:line="240" w:lineRule="auto"/>
      </w:pPr>
      <w:r>
        <w:separator/>
      </w:r>
    </w:p>
  </w:endnote>
  <w:endnote w:type="continuationSeparator" w:id="0">
    <w:p w14:paraId="23A05902" w14:textId="77777777" w:rsidR="00647E23" w:rsidRDefault="00647E23" w:rsidP="00D544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Yu Gothic Medium">
    <w:panose1 w:val="020B05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6FBDEA" w14:textId="77777777" w:rsidR="00647E23" w:rsidRDefault="00647E23" w:rsidP="00D54466">
      <w:pPr>
        <w:spacing w:line="240" w:lineRule="auto"/>
      </w:pPr>
      <w:r>
        <w:separator/>
      </w:r>
    </w:p>
  </w:footnote>
  <w:footnote w:type="continuationSeparator" w:id="0">
    <w:p w14:paraId="43365F3E" w14:textId="77777777" w:rsidR="00647E23" w:rsidRDefault="00647E23" w:rsidP="00D544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DB07A3" w14:textId="77777777" w:rsidR="004E55A3" w:rsidRDefault="004E55A3" w:rsidP="00D54466">
    <w:pPr>
      <w:pStyle w:val="Header"/>
      <w:jc w:val="center"/>
    </w:pPr>
    <w:r>
      <w:t xml:space="preserve">EX 3 – </w:t>
    </w:r>
    <w:r w:rsidRPr="00D54466">
      <w:t>Transformations</w:t>
    </w:r>
  </w:p>
  <w:p w14:paraId="40ACB003" w14:textId="0AC0C7DE" w:rsidR="004E55A3" w:rsidRPr="00D54466" w:rsidRDefault="004E55A3" w:rsidP="00D54466">
    <w:pPr>
      <w:pStyle w:val="Header"/>
      <w:jc w:val="center"/>
    </w:pPr>
    <w:r>
      <w:t>Iris Eting 209027333, Nadav Orenstein 312349509</w:t>
    </w:r>
  </w:p>
  <w:p w14:paraId="0C922DBB" w14:textId="77777777" w:rsidR="004E55A3" w:rsidRDefault="004E55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F719A"/>
    <w:multiLevelType w:val="hybridMultilevel"/>
    <w:tmpl w:val="F7E6FC80"/>
    <w:lvl w:ilvl="0" w:tplc="43FEEA3A">
      <w:start w:val="1"/>
      <w:numFmt w:val="bullet"/>
      <w:lvlText w:val=""/>
      <w:lvlJc w:val="left"/>
      <w:pPr>
        <w:ind w:left="720" w:hanging="200"/>
      </w:pPr>
      <w:rPr>
        <w:rFonts w:ascii="Symbol" w:hAnsi="Symbol" w:hint="default"/>
      </w:rPr>
    </w:lvl>
    <w:lvl w:ilvl="1" w:tplc="3E583EFE">
      <w:numFmt w:val="decimal"/>
      <w:lvlText w:val=""/>
      <w:lvlJc w:val="left"/>
    </w:lvl>
    <w:lvl w:ilvl="2" w:tplc="F8429E58">
      <w:numFmt w:val="decimal"/>
      <w:lvlText w:val=""/>
      <w:lvlJc w:val="left"/>
    </w:lvl>
    <w:lvl w:ilvl="3" w:tplc="367219A0">
      <w:numFmt w:val="decimal"/>
      <w:lvlText w:val=""/>
      <w:lvlJc w:val="left"/>
    </w:lvl>
    <w:lvl w:ilvl="4" w:tplc="4F12EF0A">
      <w:numFmt w:val="decimal"/>
      <w:lvlText w:val=""/>
      <w:lvlJc w:val="left"/>
    </w:lvl>
    <w:lvl w:ilvl="5" w:tplc="FA785E2A">
      <w:numFmt w:val="decimal"/>
      <w:lvlText w:val=""/>
      <w:lvlJc w:val="left"/>
    </w:lvl>
    <w:lvl w:ilvl="6" w:tplc="E3D2705C">
      <w:numFmt w:val="decimal"/>
      <w:lvlText w:val=""/>
      <w:lvlJc w:val="left"/>
    </w:lvl>
    <w:lvl w:ilvl="7" w:tplc="E51C166C">
      <w:numFmt w:val="decimal"/>
      <w:lvlText w:val=""/>
      <w:lvlJc w:val="left"/>
    </w:lvl>
    <w:lvl w:ilvl="8" w:tplc="72582ABC">
      <w:numFmt w:val="decimal"/>
      <w:lvlText w:val=""/>
      <w:lvlJc w:val="left"/>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renstein Nadav">
    <w15:presenceInfo w15:providerId="None" w15:userId="Orenstein Nada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8A7"/>
    <w:rsid w:val="000463B2"/>
    <w:rsid w:val="0016249F"/>
    <w:rsid w:val="0018502A"/>
    <w:rsid w:val="001B6483"/>
    <w:rsid w:val="001F1D36"/>
    <w:rsid w:val="0020111C"/>
    <w:rsid w:val="0027777E"/>
    <w:rsid w:val="00375216"/>
    <w:rsid w:val="00390674"/>
    <w:rsid w:val="003D7048"/>
    <w:rsid w:val="004309AC"/>
    <w:rsid w:val="004E55A3"/>
    <w:rsid w:val="004E6BBF"/>
    <w:rsid w:val="00585903"/>
    <w:rsid w:val="00601939"/>
    <w:rsid w:val="00647E23"/>
    <w:rsid w:val="006672B5"/>
    <w:rsid w:val="006A48A7"/>
    <w:rsid w:val="007B7760"/>
    <w:rsid w:val="00857D5B"/>
    <w:rsid w:val="00981067"/>
    <w:rsid w:val="00993DDB"/>
    <w:rsid w:val="00A40EF1"/>
    <w:rsid w:val="00A454D7"/>
    <w:rsid w:val="00A54AB3"/>
    <w:rsid w:val="00A576CA"/>
    <w:rsid w:val="00AB3465"/>
    <w:rsid w:val="00AC3687"/>
    <w:rsid w:val="00B75D3C"/>
    <w:rsid w:val="00BC2763"/>
    <w:rsid w:val="00BF0D1F"/>
    <w:rsid w:val="00C212F4"/>
    <w:rsid w:val="00CC7B6B"/>
    <w:rsid w:val="00CE326C"/>
    <w:rsid w:val="00D51B87"/>
    <w:rsid w:val="00D54466"/>
    <w:rsid w:val="00DC0646"/>
    <w:rsid w:val="00E70603"/>
    <w:rsid w:val="00EF1109"/>
    <w:rsid w:val="00F908E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1CA39"/>
  <w15:docId w15:val="{EBD66C05-2C8A-4F87-93AA-F7E0B8606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rsid w:val="004309AC"/>
    <w:pPr>
      <w:spacing w:after="0"/>
    </w:pPr>
    <w:rPr>
      <w:rFonts w:ascii="Helvetica" w:eastAsia="Yu Gothic Medium" w:hAnsi="Helvetica" w:cstheme="majorBidi"/>
      <w:sz w:val="21"/>
    </w:rPr>
  </w:style>
  <w:style w:type="paragraph" w:styleId="Heading1">
    <w:name w:val="heading 1"/>
    <w:qFormat/>
    <w:pPr>
      <w:spacing w:before="140" w:after="140" w:line="0" w:lineRule="atLeast"/>
      <w:outlineLvl w:val="0"/>
    </w:pPr>
    <w:rPr>
      <w:rFonts w:ascii="Helvetica" w:eastAsia="Yu Gothic Medium" w:hAnsi="Helvetica" w:cstheme="majorBidi"/>
      <w:b/>
      <w:sz w:val="29"/>
    </w:rPr>
  </w:style>
  <w:style w:type="paragraph" w:styleId="Heading2">
    <w:name w:val="heading 2"/>
    <w:qFormat/>
    <w:pPr>
      <w:spacing w:before="140" w:after="140" w:line="0" w:lineRule="atLeast"/>
      <w:outlineLvl w:val="1"/>
    </w:pPr>
    <w:rPr>
      <w:rFonts w:ascii="Helvetica" w:eastAsia="Yu Gothic Medium" w:hAnsi="Helvetica" w:cstheme="majorBidi"/>
      <w:b/>
      <w:sz w:val="26"/>
    </w:rPr>
  </w:style>
  <w:style w:type="paragraph" w:styleId="Heading3">
    <w:name w:val="heading 3"/>
    <w:qFormat/>
    <w:pPr>
      <w:spacing w:before="140" w:after="140" w:line="0" w:lineRule="atLeast"/>
      <w:outlineLvl w:val="2"/>
    </w:pPr>
    <w:rPr>
      <w:rFonts w:ascii="Helvetica" w:eastAsia="Yu Gothic Medium"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Yu Gothic Medium" w:hAnsi="Consolas" w:cstheme="majorBidi"/>
      <w:sz w:val="21"/>
    </w:rPr>
  </w:style>
  <w:style w:type="paragraph" w:customStyle="1" w:styleId="Text">
    <w:name w:val="Text"/>
    <w:qFormat/>
    <w:pPr>
      <w:spacing w:before="210" w:after="210"/>
    </w:pPr>
    <w:rPr>
      <w:rFonts w:ascii="Helvetica" w:eastAsia="Yu Gothic Medium" w:hAnsi="Helvetica" w:cstheme="majorBidi"/>
      <w:sz w:val="21"/>
    </w:rPr>
  </w:style>
  <w:style w:type="character" w:styleId="Hyperlink">
    <w:name w:val="Hyperlink"/>
    <w:qFormat/>
    <w:rPr>
      <w:rFonts w:eastAsia="Yu Gothic Medium" w:cstheme="majorBidi"/>
      <w:color w:val="005FCE"/>
    </w:rPr>
  </w:style>
  <w:style w:type="paragraph" w:styleId="Title">
    <w:name w:val="Title"/>
    <w:qFormat/>
    <w:pPr>
      <w:spacing w:before="140" w:after="140" w:line="0" w:lineRule="atLeast"/>
    </w:pPr>
    <w:rPr>
      <w:rFonts w:ascii="Helvetica" w:eastAsia="Yu Gothic Medium"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Yu Gothic Medium" w:hAnsi="Courier" w:cstheme="majorBidi"/>
      <w:sz w:val="21"/>
    </w:rPr>
  </w:style>
  <w:style w:type="paragraph" w:styleId="TOCHeading">
    <w:name w:val="TOC Heading"/>
    <w:qFormat/>
    <w:pPr>
      <w:spacing w:before="280" w:after="140" w:line="0" w:lineRule="atLeast"/>
    </w:pPr>
    <w:rPr>
      <w:rFonts w:ascii="Helvetica" w:eastAsia="Yu Gothic Medium" w:hAnsi="Helvetica" w:cstheme="majorBidi"/>
      <w:b/>
      <w:sz w:val="29"/>
    </w:rPr>
  </w:style>
  <w:style w:type="paragraph" w:styleId="TOC1">
    <w:name w:val="toc 1"/>
    <w:qFormat/>
    <w:pPr>
      <w:spacing w:after="0" w:line="0" w:lineRule="atLeast"/>
      <w:contextualSpacing/>
    </w:pPr>
    <w:rPr>
      <w:rFonts w:ascii="Helvetica" w:eastAsia="Yu Gothic Medium" w:hAnsi="Helvetica" w:cstheme="majorBidi"/>
      <w:sz w:val="21"/>
    </w:rPr>
  </w:style>
  <w:style w:type="paragraph" w:styleId="TOC2">
    <w:name w:val="toc 2"/>
    <w:qFormat/>
    <w:pPr>
      <w:spacing w:after="0" w:line="0" w:lineRule="atLeast"/>
      <w:ind w:left="240"/>
      <w:contextualSpacing/>
    </w:pPr>
    <w:rPr>
      <w:rFonts w:ascii="Helvetica" w:eastAsia="Yu Gothic Medium" w:hAnsi="Helvetica" w:cstheme="majorBidi"/>
      <w:sz w:val="21"/>
    </w:rPr>
  </w:style>
  <w:style w:type="paragraph" w:styleId="TOC3">
    <w:name w:val="toc 3"/>
    <w:qFormat/>
    <w:pPr>
      <w:spacing w:after="0" w:line="0" w:lineRule="atLeast"/>
      <w:ind w:left="480"/>
      <w:contextualSpacing/>
    </w:pPr>
    <w:rPr>
      <w:rFonts w:ascii="Helvetica" w:eastAsia="Yu Gothic Medium" w:hAnsi="Helvetica" w:cstheme="majorBidi"/>
      <w:sz w:val="21"/>
    </w:rPr>
  </w:style>
  <w:style w:type="paragraph" w:styleId="List">
    <w:name w:val="List"/>
    <w:qFormat/>
    <w:pPr>
      <w:spacing w:before="280" w:beforeAutospacing="1" w:after="280" w:afterAutospacing="1"/>
    </w:pPr>
    <w:rPr>
      <w:rFonts w:ascii="Helvetica" w:eastAsia="Yu Gothic Medium" w:hAnsi="Helvetica" w:cstheme="majorBidi"/>
      <w:sz w:val="21"/>
    </w:rPr>
  </w:style>
  <w:style w:type="table" w:customStyle="1" w:styleId="Table">
    <w:name w:val="Table"/>
    <w:pPr>
      <w:spacing w:before="40" w:beforeAutospacing="1" w:after="40" w:afterAutospacing="1" w:line="280" w:lineRule="auto"/>
      <w:contextualSpacing/>
    </w:pPr>
    <w:tblPr>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80" w:type="dxa"/>
        <w:left w:w="80" w:type="dxa"/>
        <w:bottom w:w="80" w:type="dxa"/>
        <w:right w:w="80" w:type="dxa"/>
      </w:tblCellMar>
    </w:tblPr>
  </w:style>
  <w:style w:type="character" w:customStyle="1" w:styleId="vevariablevaluesummary">
    <w:name w:val="vevariablevaluesummary"/>
    <w:basedOn w:val="DefaultParagraphFont"/>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rPr>
  </w:style>
  <w:style w:type="character" w:customStyle="1" w:styleId="HTMLPreformattedChar">
    <w:name w:val="HTML Preformatted Char"/>
    <w:basedOn w:val="DefaultParagraphFont"/>
    <w:link w:val="HTMLPreformatted"/>
    <w:uiPriority w:val="99"/>
    <w:rPr>
      <w:rFonts w:ascii="Courier New" w:eastAsiaTheme="minorEastAsia" w:hAnsi="Courier New" w:cs="Courier New"/>
    </w:rPr>
  </w:style>
  <w:style w:type="paragraph" w:styleId="Header">
    <w:name w:val="header"/>
    <w:basedOn w:val="Normal"/>
    <w:link w:val="HeaderChar"/>
    <w:uiPriority w:val="99"/>
    <w:rsid w:val="00D54466"/>
    <w:pPr>
      <w:tabs>
        <w:tab w:val="center" w:pos="4513"/>
        <w:tab w:val="right" w:pos="9026"/>
      </w:tabs>
      <w:spacing w:line="240" w:lineRule="auto"/>
    </w:pPr>
  </w:style>
  <w:style w:type="character" w:customStyle="1" w:styleId="HeaderChar">
    <w:name w:val="Header Char"/>
    <w:basedOn w:val="DefaultParagraphFont"/>
    <w:link w:val="Header"/>
    <w:uiPriority w:val="99"/>
    <w:rsid w:val="00D54466"/>
    <w:rPr>
      <w:rFonts w:ascii="Helvetica" w:eastAsia="Yu Gothic Medium" w:hAnsi="Helvetica" w:cstheme="majorBidi"/>
      <w:sz w:val="21"/>
    </w:rPr>
  </w:style>
  <w:style w:type="paragraph" w:styleId="Footer">
    <w:name w:val="footer"/>
    <w:basedOn w:val="Normal"/>
    <w:link w:val="FooterChar"/>
    <w:uiPriority w:val="99"/>
    <w:rsid w:val="00D54466"/>
    <w:pPr>
      <w:tabs>
        <w:tab w:val="center" w:pos="4513"/>
        <w:tab w:val="right" w:pos="9026"/>
      </w:tabs>
      <w:spacing w:line="240" w:lineRule="auto"/>
    </w:pPr>
  </w:style>
  <w:style w:type="character" w:customStyle="1" w:styleId="FooterChar">
    <w:name w:val="Footer Char"/>
    <w:basedOn w:val="DefaultParagraphFont"/>
    <w:link w:val="Footer"/>
    <w:uiPriority w:val="99"/>
    <w:rsid w:val="00D54466"/>
    <w:rPr>
      <w:rFonts w:ascii="Helvetica" w:eastAsia="Yu Gothic Medium" w:hAnsi="Helvetica" w:cstheme="majorBidi"/>
      <w:sz w:val="21"/>
    </w:rPr>
  </w:style>
  <w:style w:type="character" w:styleId="PlaceholderText">
    <w:name w:val="Placeholder Text"/>
    <w:basedOn w:val="DefaultParagraphFont"/>
    <w:uiPriority w:val="99"/>
    <w:rsid w:val="00CC7B6B"/>
    <w:rPr>
      <w:color w:val="666666"/>
    </w:rPr>
  </w:style>
  <w:style w:type="paragraph" w:styleId="ListParagraph">
    <w:name w:val="List Paragraph"/>
    <w:basedOn w:val="Normal"/>
    <w:uiPriority w:val="34"/>
    <w:qFormat/>
    <w:rsid w:val="00E70603"/>
    <w:pPr>
      <w:bidi/>
      <w:spacing w:after="160" w:line="256" w:lineRule="auto"/>
      <w:ind w:left="720"/>
      <w:contextualSpacing/>
    </w:pPr>
    <w:rPr>
      <w:rFonts w:asciiTheme="minorHAnsi" w:eastAsiaTheme="minorHAnsi" w:hAnsiTheme="minorHAnsi" w:cstheme="minorBidi"/>
      <w:sz w:val="22"/>
      <w:szCs w:val="22"/>
    </w:rPr>
  </w:style>
  <w:style w:type="character" w:customStyle="1" w:styleId="s4614cd930">
    <w:name w:val="s4614cd930"/>
    <w:basedOn w:val="DefaultParagraphFont"/>
    <w:rsid w:val="001B6483"/>
  </w:style>
  <w:style w:type="paragraph" w:styleId="BalloonText">
    <w:name w:val="Balloon Text"/>
    <w:basedOn w:val="Normal"/>
    <w:link w:val="BalloonTextChar"/>
    <w:uiPriority w:val="99"/>
    <w:rsid w:val="000463B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0463B2"/>
    <w:rPr>
      <w:rFonts w:ascii="Segoe UI" w:eastAsia="Yu Gothic Medium"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205119">
      <w:bodyDiv w:val="1"/>
      <w:marLeft w:val="0"/>
      <w:marRight w:val="0"/>
      <w:marTop w:val="0"/>
      <w:marBottom w:val="0"/>
      <w:divBdr>
        <w:top w:val="none" w:sz="0" w:space="0" w:color="auto"/>
        <w:left w:val="none" w:sz="0" w:space="0" w:color="auto"/>
        <w:bottom w:val="none" w:sz="0" w:space="0" w:color="auto"/>
        <w:right w:val="none" w:sz="0" w:space="0" w:color="auto"/>
      </w:divBdr>
      <w:divsChild>
        <w:div w:id="727341236">
          <w:marLeft w:val="255"/>
          <w:marRight w:val="0"/>
          <w:marTop w:val="0"/>
          <w:marBottom w:val="0"/>
          <w:divBdr>
            <w:top w:val="none" w:sz="0" w:space="0" w:color="auto"/>
            <w:left w:val="none" w:sz="0" w:space="0" w:color="auto"/>
            <w:bottom w:val="none" w:sz="0" w:space="0" w:color="auto"/>
            <w:right w:val="none" w:sz="0" w:space="0" w:color="auto"/>
          </w:divBdr>
          <w:divsChild>
            <w:div w:id="126441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9332">
      <w:bodyDiv w:val="1"/>
      <w:marLeft w:val="0"/>
      <w:marRight w:val="0"/>
      <w:marTop w:val="0"/>
      <w:marBottom w:val="0"/>
      <w:divBdr>
        <w:top w:val="none" w:sz="0" w:space="0" w:color="auto"/>
        <w:left w:val="none" w:sz="0" w:space="0" w:color="auto"/>
        <w:bottom w:val="none" w:sz="0" w:space="0" w:color="auto"/>
        <w:right w:val="none" w:sz="0" w:space="0" w:color="auto"/>
      </w:divBdr>
      <w:divsChild>
        <w:div w:id="261299589">
          <w:marLeft w:val="0"/>
          <w:marRight w:val="0"/>
          <w:marTop w:val="0"/>
          <w:marBottom w:val="0"/>
          <w:divBdr>
            <w:top w:val="none" w:sz="0" w:space="0" w:color="auto"/>
            <w:left w:val="none" w:sz="0" w:space="0" w:color="auto"/>
            <w:bottom w:val="none" w:sz="0" w:space="0" w:color="auto"/>
            <w:right w:val="none" w:sz="0" w:space="0" w:color="auto"/>
          </w:divBdr>
          <w:divsChild>
            <w:div w:id="1714769345">
              <w:marLeft w:val="0"/>
              <w:marRight w:val="0"/>
              <w:marTop w:val="0"/>
              <w:marBottom w:val="0"/>
              <w:divBdr>
                <w:top w:val="none" w:sz="0" w:space="0" w:color="auto"/>
                <w:left w:val="none" w:sz="0" w:space="0" w:color="auto"/>
                <w:bottom w:val="none" w:sz="0" w:space="0" w:color="auto"/>
                <w:right w:val="none" w:sz="0" w:space="0" w:color="auto"/>
              </w:divBdr>
              <w:divsChild>
                <w:div w:id="935018957">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208030352">
      <w:bodyDiv w:val="1"/>
      <w:marLeft w:val="0"/>
      <w:marRight w:val="0"/>
      <w:marTop w:val="0"/>
      <w:marBottom w:val="0"/>
      <w:divBdr>
        <w:top w:val="none" w:sz="0" w:space="0" w:color="auto"/>
        <w:left w:val="none" w:sz="0" w:space="0" w:color="auto"/>
        <w:bottom w:val="none" w:sz="0" w:space="0" w:color="auto"/>
        <w:right w:val="none" w:sz="0" w:space="0" w:color="auto"/>
      </w:divBdr>
      <w:divsChild>
        <w:div w:id="1720208159">
          <w:marLeft w:val="255"/>
          <w:marRight w:val="0"/>
          <w:marTop w:val="0"/>
          <w:marBottom w:val="0"/>
          <w:divBdr>
            <w:top w:val="none" w:sz="0" w:space="0" w:color="auto"/>
            <w:left w:val="none" w:sz="0" w:space="0" w:color="auto"/>
            <w:bottom w:val="none" w:sz="0" w:space="0" w:color="auto"/>
            <w:right w:val="none" w:sz="0" w:space="0" w:color="auto"/>
          </w:divBdr>
          <w:divsChild>
            <w:div w:id="185533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40468">
      <w:bodyDiv w:val="1"/>
      <w:marLeft w:val="0"/>
      <w:marRight w:val="0"/>
      <w:marTop w:val="0"/>
      <w:marBottom w:val="0"/>
      <w:divBdr>
        <w:top w:val="none" w:sz="0" w:space="0" w:color="auto"/>
        <w:left w:val="none" w:sz="0" w:space="0" w:color="auto"/>
        <w:bottom w:val="none" w:sz="0" w:space="0" w:color="auto"/>
        <w:right w:val="none" w:sz="0" w:space="0" w:color="auto"/>
      </w:divBdr>
      <w:divsChild>
        <w:div w:id="839274902">
          <w:marLeft w:val="255"/>
          <w:marRight w:val="0"/>
          <w:marTop w:val="0"/>
          <w:marBottom w:val="0"/>
          <w:divBdr>
            <w:top w:val="none" w:sz="0" w:space="0" w:color="auto"/>
            <w:left w:val="none" w:sz="0" w:space="0" w:color="auto"/>
            <w:bottom w:val="none" w:sz="0" w:space="0" w:color="auto"/>
            <w:right w:val="none" w:sz="0" w:space="0" w:color="auto"/>
          </w:divBdr>
          <w:divsChild>
            <w:div w:id="1139030375">
              <w:marLeft w:val="0"/>
              <w:marRight w:val="0"/>
              <w:marTop w:val="0"/>
              <w:marBottom w:val="0"/>
              <w:divBdr>
                <w:top w:val="none" w:sz="0" w:space="0" w:color="auto"/>
                <w:left w:val="none" w:sz="0" w:space="0" w:color="auto"/>
                <w:bottom w:val="none" w:sz="0" w:space="0" w:color="auto"/>
                <w:right w:val="none" w:sz="0" w:space="0" w:color="auto"/>
              </w:divBdr>
              <w:divsChild>
                <w:div w:id="828861212">
                  <w:marLeft w:val="0"/>
                  <w:marRight w:val="0"/>
                  <w:marTop w:val="0"/>
                  <w:marBottom w:val="0"/>
                  <w:divBdr>
                    <w:top w:val="none" w:sz="0" w:space="0" w:color="auto"/>
                    <w:left w:val="none" w:sz="0" w:space="0" w:color="auto"/>
                    <w:bottom w:val="none" w:sz="0" w:space="0" w:color="auto"/>
                    <w:right w:val="none" w:sz="0" w:space="0" w:color="auto"/>
                  </w:divBdr>
                  <w:divsChild>
                    <w:div w:id="305361222">
                      <w:marLeft w:val="0"/>
                      <w:marRight w:val="0"/>
                      <w:marTop w:val="0"/>
                      <w:marBottom w:val="0"/>
                      <w:divBdr>
                        <w:top w:val="none" w:sz="0" w:space="0" w:color="auto"/>
                        <w:left w:val="none" w:sz="0" w:space="0" w:color="auto"/>
                        <w:bottom w:val="none" w:sz="0" w:space="0" w:color="auto"/>
                        <w:right w:val="none" w:sz="0" w:space="0" w:color="auto"/>
                      </w:divBdr>
                      <w:divsChild>
                        <w:div w:id="746808466">
                          <w:marLeft w:val="0"/>
                          <w:marRight w:val="0"/>
                          <w:marTop w:val="0"/>
                          <w:marBottom w:val="0"/>
                          <w:divBdr>
                            <w:top w:val="none" w:sz="0" w:space="0" w:color="auto"/>
                            <w:left w:val="none" w:sz="0" w:space="0" w:color="auto"/>
                            <w:bottom w:val="none" w:sz="0" w:space="0" w:color="auto"/>
                            <w:right w:val="none" w:sz="0" w:space="0" w:color="auto"/>
                          </w:divBdr>
                          <w:divsChild>
                            <w:div w:id="1805195851">
                              <w:marLeft w:val="0"/>
                              <w:marRight w:val="0"/>
                              <w:marTop w:val="0"/>
                              <w:marBottom w:val="0"/>
                              <w:divBdr>
                                <w:top w:val="none" w:sz="0" w:space="0" w:color="auto"/>
                                <w:left w:val="none" w:sz="0" w:space="0" w:color="auto"/>
                                <w:bottom w:val="none" w:sz="0" w:space="0" w:color="auto"/>
                                <w:right w:val="none" w:sz="0" w:space="0" w:color="auto"/>
                              </w:divBdr>
                            </w:div>
                          </w:divsChild>
                        </w:div>
                        <w:div w:id="1232352937">
                          <w:marLeft w:val="0"/>
                          <w:marRight w:val="0"/>
                          <w:marTop w:val="0"/>
                          <w:marBottom w:val="0"/>
                          <w:divBdr>
                            <w:top w:val="none" w:sz="0" w:space="0" w:color="auto"/>
                            <w:left w:val="none" w:sz="0" w:space="0" w:color="auto"/>
                            <w:bottom w:val="none" w:sz="0" w:space="0" w:color="auto"/>
                            <w:right w:val="none" w:sz="0" w:space="0" w:color="auto"/>
                          </w:divBdr>
                          <w:divsChild>
                            <w:div w:id="1422413091">
                              <w:marLeft w:val="0"/>
                              <w:marRight w:val="0"/>
                              <w:marTop w:val="0"/>
                              <w:marBottom w:val="0"/>
                              <w:divBdr>
                                <w:top w:val="none" w:sz="0" w:space="0" w:color="auto"/>
                                <w:left w:val="none" w:sz="0" w:space="0" w:color="auto"/>
                                <w:bottom w:val="none" w:sz="0" w:space="0" w:color="auto"/>
                                <w:right w:val="none" w:sz="0" w:space="0" w:color="auto"/>
                              </w:divBdr>
                              <w:divsChild>
                                <w:div w:id="124757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3139456">
      <w:bodyDiv w:val="1"/>
      <w:marLeft w:val="0"/>
      <w:marRight w:val="0"/>
      <w:marTop w:val="0"/>
      <w:marBottom w:val="0"/>
      <w:divBdr>
        <w:top w:val="none" w:sz="0" w:space="0" w:color="auto"/>
        <w:left w:val="none" w:sz="0" w:space="0" w:color="auto"/>
        <w:bottom w:val="none" w:sz="0" w:space="0" w:color="auto"/>
        <w:right w:val="none" w:sz="0" w:space="0" w:color="auto"/>
      </w:divBdr>
      <w:divsChild>
        <w:div w:id="1373535695">
          <w:marLeft w:val="255"/>
          <w:marRight w:val="0"/>
          <w:marTop w:val="0"/>
          <w:marBottom w:val="0"/>
          <w:divBdr>
            <w:top w:val="none" w:sz="0" w:space="0" w:color="auto"/>
            <w:left w:val="none" w:sz="0" w:space="0" w:color="auto"/>
            <w:bottom w:val="none" w:sz="0" w:space="0" w:color="auto"/>
            <w:right w:val="none" w:sz="0" w:space="0" w:color="auto"/>
          </w:divBdr>
          <w:divsChild>
            <w:div w:id="26700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61522">
      <w:bodyDiv w:val="1"/>
      <w:marLeft w:val="0"/>
      <w:marRight w:val="0"/>
      <w:marTop w:val="0"/>
      <w:marBottom w:val="0"/>
      <w:divBdr>
        <w:top w:val="none" w:sz="0" w:space="0" w:color="auto"/>
        <w:left w:val="none" w:sz="0" w:space="0" w:color="auto"/>
        <w:bottom w:val="none" w:sz="0" w:space="0" w:color="auto"/>
        <w:right w:val="none" w:sz="0" w:space="0" w:color="auto"/>
      </w:divBdr>
      <w:divsChild>
        <w:div w:id="2049723928">
          <w:marLeft w:val="255"/>
          <w:marRight w:val="0"/>
          <w:marTop w:val="0"/>
          <w:marBottom w:val="0"/>
          <w:divBdr>
            <w:top w:val="none" w:sz="0" w:space="0" w:color="auto"/>
            <w:left w:val="none" w:sz="0" w:space="0" w:color="auto"/>
            <w:bottom w:val="none" w:sz="0" w:space="0" w:color="auto"/>
            <w:right w:val="none" w:sz="0" w:space="0" w:color="auto"/>
          </w:divBdr>
          <w:divsChild>
            <w:div w:id="823397800">
              <w:marLeft w:val="0"/>
              <w:marRight w:val="0"/>
              <w:marTop w:val="0"/>
              <w:marBottom w:val="0"/>
              <w:divBdr>
                <w:top w:val="none" w:sz="0" w:space="0" w:color="auto"/>
                <w:left w:val="none" w:sz="0" w:space="0" w:color="auto"/>
                <w:bottom w:val="none" w:sz="0" w:space="0" w:color="auto"/>
                <w:right w:val="none" w:sz="0" w:space="0" w:color="auto"/>
              </w:divBdr>
              <w:divsChild>
                <w:div w:id="15484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132365">
      <w:bodyDiv w:val="1"/>
      <w:marLeft w:val="0"/>
      <w:marRight w:val="0"/>
      <w:marTop w:val="0"/>
      <w:marBottom w:val="0"/>
      <w:divBdr>
        <w:top w:val="none" w:sz="0" w:space="0" w:color="auto"/>
        <w:left w:val="none" w:sz="0" w:space="0" w:color="auto"/>
        <w:bottom w:val="none" w:sz="0" w:space="0" w:color="auto"/>
        <w:right w:val="none" w:sz="0" w:space="0" w:color="auto"/>
      </w:divBdr>
      <w:divsChild>
        <w:div w:id="84543339">
          <w:marLeft w:val="255"/>
          <w:marRight w:val="0"/>
          <w:marTop w:val="0"/>
          <w:marBottom w:val="0"/>
          <w:divBdr>
            <w:top w:val="none" w:sz="0" w:space="0" w:color="auto"/>
            <w:left w:val="none" w:sz="0" w:space="0" w:color="auto"/>
            <w:bottom w:val="none" w:sz="0" w:space="0" w:color="auto"/>
            <w:right w:val="none" w:sz="0" w:space="0" w:color="auto"/>
          </w:divBdr>
          <w:divsChild>
            <w:div w:id="46488993">
              <w:marLeft w:val="0"/>
              <w:marRight w:val="0"/>
              <w:marTop w:val="0"/>
              <w:marBottom w:val="0"/>
              <w:divBdr>
                <w:top w:val="none" w:sz="0" w:space="0" w:color="auto"/>
                <w:left w:val="none" w:sz="0" w:space="0" w:color="auto"/>
                <w:bottom w:val="none" w:sz="0" w:space="0" w:color="auto"/>
                <w:right w:val="none" w:sz="0" w:space="0" w:color="auto"/>
              </w:divBdr>
              <w:divsChild>
                <w:div w:id="686249860">
                  <w:marLeft w:val="0"/>
                  <w:marRight w:val="0"/>
                  <w:marTop w:val="0"/>
                  <w:marBottom w:val="0"/>
                  <w:divBdr>
                    <w:top w:val="none" w:sz="0" w:space="0" w:color="auto"/>
                    <w:left w:val="none" w:sz="0" w:space="0" w:color="auto"/>
                    <w:bottom w:val="none" w:sz="0" w:space="0" w:color="auto"/>
                    <w:right w:val="none" w:sz="0" w:space="0" w:color="auto"/>
                  </w:divBdr>
                  <w:divsChild>
                    <w:div w:id="1869834408">
                      <w:marLeft w:val="0"/>
                      <w:marRight w:val="0"/>
                      <w:marTop w:val="0"/>
                      <w:marBottom w:val="0"/>
                      <w:divBdr>
                        <w:top w:val="none" w:sz="0" w:space="0" w:color="auto"/>
                        <w:left w:val="none" w:sz="0" w:space="0" w:color="auto"/>
                        <w:bottom w:val="none" w:sz="0" w:space="0" w:color="auto"/>
                        <w:right w:val="none" w:sz="0" w:space="0" w:color="auto"/>
                      </w:divBdr>
                      <w:divsChild>
                        <w:div w:id="24329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5340805">
      <w:bodyDiv w:val="1"/>
      <w:marLeft w:val="0"/>
      <w:marRight w:val="0"/>
      <w:marTop w:val="0"/>
      <w:marBottom w:val="0"/>
      <w:divBdr>
        <w:top w:val="none" w:sz="0" w:space="0" w:color="auto"/>
        <w:left w:val="none" w:sz="0" w:space="0" w:color="auto"/>
        <w:bottom w:val="none" w:sz="0" w:space="0" w:color="auto"/>
        <w:right w:val="none" w:sz="0" w:space="0" w:color="auto"/>
      </w:divBdr>
      <w:divsChild>
        <w:div w:id="646125317">
          <w:marLeft w:val="0"/>
          <w:marRight w:val="0"/>
          <w:marTop w:val="0"/>
          <w:marBottom w:val="0"/>
          <w:divBdr>
            <w:top w:val="none" w:sz="0" w:space="0" w:color="auto"/>
            <w:left w:val="none" w:sz="0" w:space="0" w:color="auto"/>
            <w:bottom w:val="none" w:sz="0" w:space="0" w:color="auto"/>
            <w:right w:val="none" w:sz="0" w:space="0" w:color="auto"/>
          </w:divBdr>
          <w:divsChild>
            <w:div w:id="1259367499">
              <w:marLeft w:val="0"/>
              <w:marRight w:val="0"/>
              <w:marTop w:val="0"/>
              <w:marBottom w:val="0"/>
              <w:divBdr>
                <w:top w:val="none" w:sz="0" w:space="0" w:color="auto"/>
                <w:left w:val="none" w:sz="0" w:space="0" w:color="auto"/>
                <w:bottom w:val="none" w:sz="0" w:space="0" w:color="auto"/>
                <w:right w:val="none" w:sz="0" w:space="0" w:color="auto"/>
              </w:divBdr>
              <w:divsChild>
                <w:div w:id="1164660894">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503472924">
      <w:bodyDiv w:val="1"/>
      <w:marLeft w:val="0"/>
      <w:marRight w:val="0"/>
      <w:marTop w:val="0"/>
      <w:marBottom w:val="0"/>
      <w:divBdr>
        <w:top w:val="none" w:sz="0" w:space="0" w:color="auto"/>
        <w:left w:val="none" w:sz="0" w:space="0" w:color="auto"/>
        <w:bottom w:val="none" w:sz="0" w:space="0" w:color="auto"/>
        <w:right w:val="none" w:sz="0" w:space="0" w:color="auto"/>
      </w:divBdr>
      <w:divsChild>
        <w:div w:id="507525044">
          <w:marLeft w:val="255"/>
          <w:marRight w:val="0"/>
          <w:marTop w:val="0"/>
          <w:marBottom w:val="0"/>
          <w:divBdr>
            <w:top w:val="none" w:sz="0" w:space="0" w:color="auto"/>
            <w:left w:val="none" w:sz="0" w:space="0" w:color="auto"/>
            <w:bottom w:val="none" w:sz="0" w:space="0" w:color="auto"/>
            <w:right w:val="none" w:sz="0" w:space="0" w:color="auto"/>
          </w:divBdr>
          <w:divsChild>
            <w:div w:id="134455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5141">
      <w:bodyDiv w:val="1"/>
      <w:marLeft w:val="0"/>
      <w:marRight w:val="0"/>
      <w:marTop w:val="0"/>
      <w:marBottom w:val="0"/>
      <w:divBdr>
        <w:top w:val="none" w:sz="0" w:space="0" w:color="auto"/>
        <w:left w:val="none" w:sz="0" w:space="0" w:color="auto"/>
        <w:bottom w:val="none" w:sz="0" w:space="0" w:color="auto"/>
        <w:right w:val="none" w:sz="0" w:space="0" w:color="auto"/>
      </w:divBdr>
      <w:divsChild>
        <w:div w:id="639698772">
          <w:marLeft w:val="255"/>
          <w:marRight w:val="0"/>
          <w:marTop w:val="0"/>
          <w:marBottom w:val="0"/>
          <w:divBdr>
            <w:top w:val="none" w:sz="0" w:space="0" w:color="auto"/>
            <w:left w:val="none" w:sz="0" w:space="0" w:color="auto"/>
            <w:bottom w:val="none" w:sz="0" w:space="0" w:color="auto"/>
            <w:right w:val="none" w:sz="0" w:space="0" w:color="auto"/>
          </w:divBdr>
          <w:divsChild>
            <w:div w:id="141265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19997">
      <w:bodyDiv w:val="1"/>
      <w:marLeft w:val="0"/>
      <w:marRight w:val="0"/>
      <w:marTop w:val="0"/>
      <w:marBottom w:val="0"/>
      <w:divBdr>
        <w:top w:val="none" w:sz="0" w:space="0" w:color="auto"/>
        <w:left w:val="none" w:sz="0" w:space="0" w:color="auto"/>
        <w:bottom w:val="none" w:sz="0" w:space="0" w:color="auto"/>
        <w:right w:val="none" w:sz="0" w:space="0" w:color="auto"/>
      </w:divBdr>
      <w:divsChild>
        <w:div w:id="44062577">
          <w:marLeft w:val="255"/>
          <w:marRight w:val="0"/>
          <w:marTop w:val="0"/>
          <w:marBottom w:val="0"/>
          <w:divBdr>
            <w:top w:val="none" w:sz="0" w:space="0" w:color="auto"/>
            <w:left w:val="none" w:sz="0" w:space="0" w:color="auto"/>
            <w:bottom w:val="none" w:sz="0" w:space="0" w:color="auto"/>
            <w:right w:val="none" w:sz="0" w:space="0" w:color="auto"/>
          </w:divBdr>
          <w:divsChild>
            <w:div w:id="63263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27603">
      <w:bodyDiv w:val="1"/>
      <w:marLeft w:val="0"/>
      <w:marRight w:val="0"/>
      <w:marTop w:val="0"/>
      <w:marBottom w:val="0"/>
      <w:divBdr>
        <w:top w:val="none" w:sz="0" w:space="0" w:color="auto"/>
        <w:left w:val="none" w:sz="0" w:space="0" w:color="auto"/>
        <w:bottom w:val="none" w:sz="0" w:space="0" w:color="auto"/>
        <w:right w:val="none" w:sz="0" w:space="0" w:color="auto"/>
      </w:divBdr>
      <w:divsChild>
        <w:div w:id="1395003854">
          <w:marLeft w:val="255"/>
          <w:marRight w:val="0"/>
          <w:marTop w:val="0"/>
          <w:marBottom w:val="0"/>
          <w:divBdr>
            <w:top w:val="none" w:sz="0" w:space="0" w:color="auto"/>
            <w:left w:val="none" w:sz="0" w:space="0" w:color="auto"/>
            <w:bottom w:val="none" w:sz="0" w:space="0" w:color="auto"/>
            <w:right w:val="none" w:sz="0" w:space="0" w:color="auto"/>
          </w:divBdr>
          <w:divsChild>
            <w:div w:id="16412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5052">
      <w:bodyDiv w:val="1"/>
      <w:marLeft w:val="0"/>
      <w:marRight w:val="0"/>
      <w:marTop w:val="0"/>
      <w:marBottom w:val="0"/>
      <w:divBdr>
        <w:top w:val="none" w:sz="0" w:space="0" w:color="auto"/>
        <w:left w:val="none" w:sz="0" w:space="0" w:color="auto"/>
        <w:bottom w:val="none" w:sz="0" w:space="0" w:color="auto"/>
        <w:right w:val="none" w:sz="0" w:space="0" w:color="auto"/>
      </w:divBdr>
      <w:divsChild>
        <w:div w:id="1684630760">
          <w:marLeft w:val="0"/>
          <w:marRight w:val="0"/>
          <w:marTop w:val="0"/>
          <w:marBottom w:val="0"/>
          <w:divBdr>
            <w:top w:val="none" w:sz="0" w:space="0" w:color="auto"/>
            <w:left w:val="none" w:sz="0" w:space="0" w:color="auto"/>
            <w:bottom w:val="none" w:sz="0" w:space="0" w:color="auto"/>
            <w:right w:val="none" w:sz="0" w:space="0" w:color="auto"/>
          </w:divBdr>
        </w:div>
      </w:divsChild>
    </w:div>
    <w:div w:id="903687135">
      <w:bodyDiv w:val="1"/>
      <w:marLeft w:val="0"/>
      <w:marRight w:val="0"/>
      <w:marTop w:val="0"/>
      <w:marBottom w:val="0"/>
      <w:divBdr>
        <w:top w:val="none" w:sz="0" w:space="0" w:color="auto"/>
        <w:left w:val="none" w:sz="0" w:space="0" w:color="auto"/>
        <w:bottom w:val="none" w:sz="0" w:space="0" w:color="auto"/>
        <w:right w:val="none" w:sz="0" w:space="0" w:color="auto"/>
      </w:divBdr>
      <w:divsChild>
        <w:div w:id="1309900136">
          <w:marLeft w:val="255"/>
          <w:marRight w:val="0"/>
          <w:marTop w:val="0"/>
          <w:marBottom w:val="0"/>
          <w:divBdr>
            <w:top w:val="none" w:sz="0" w:space="0" w:color="auto"/>
            <w:left w:val="none" w:sz="0" w:space="0" w:color="auto"/>
            <w:bottom w:val="none" w:sz="0" w:space="0" w:color="auto"/>
            <w:right w:val="none" w:sz="0" w:space="0" w:color="auto"/>
          </w:divBdr>
          <w:divsChild>
            <w:div w:id="36163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1682">
      <w:bodyDiv w:val="1"/>
      <w:marLeft w:val="0"/>
      <w:marRight w:val="0"/>
      <w:marTop w:val="0"/>
      <w:marBottom w:val="0"/>
      <w:divBdr>
        <w:top w:val="none" w:sz="0" w:space="0" w:color="auto"/>
        <w:left w:val="none" w:sz="0" w:space="0" w:color="auto"/>
        <w:bottom w:val="none" w:sz="0" w:space="0" w:color="auto"/>
        <w:right w:val="none" w:sz="0" w:space="0" w:color="auto"/>
      </w:divBdr>
      <w:divsChild>
        <w:div w:id="1124467427">
          <w:marLeft w:val="255"/>
          <w:marRight w:val="0"/>
          <w:marTop w:val="0"/>
          <w:marBottom w:val="0"/>
          <w:divBdr>
            <w:top w:val="none" w:sz="0" w:space="0" w:color="auto"/>
            <w:left w:val="none" w:sz="0" w:space="0" w:color="auto"/>
            <w:bottom w:val="none" w:sz="0" w:space="0" w:color="auto"/>
            <w:right w:val="none" w:sz="0" w:space="0" w:color="auto"/>
          </w:divBdr>
          <w:divsChild>
            <w:div w:id="184866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21881">
      <w:bodyDiv w:val="1"/>
      <w:marLeft w:val="0"/>
      <w:marRight w:val="0"/>
      <w:marTop w:val="0"/>
      <w:marBottom w:val="0"/>
      <w:divBdr>
        <w:top w:val="none" w:sz="0" w:space="0" w:color="auto"/>
        <w:left w:val="none" w:sz="0" w:space="0" w:color="auto"/>
        <w:bottom w:val="none" w:sz="0" w:space="0" w:color="auto"/>
        <w:right w:val="none" w:sz="0" w:space="0" w:color="auto"/>
      </w:divBdr>
      <w:divsChild>
        <w:div w:id="556085913">
          <w:marLeft w:val="255"/>
          <w:marRight w:val="0"/>
          <w:marTop w:val="0"/>
          <w:marBottom w:val="0"/>
          <w:divBdr>
            <w:top w:val="none" w:sz="0" w:space="0" w:color="auto"/>
            <w:left w:val="none" w:sz="0" w:space="0" w:color="auto"/>
            <w:bottom w:val="none" w:sz="0" w:space="0" w:color="auto"/>
            <w:right w:val="none" w:sz="0" w:space="0" w:color="auto"/>
          </w:divBdr>
          <w:divsChild>
            <w:div w:id="65041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36406">
      <w:bodyDiv w:val="1"/>
      <w:marLeft w:val="0"/>
      <w:marRight w:val="0"/>
      <w:marTop w:val="0"/>
      <w:marBottom w:val="0"/>
      <w:divBdr>
        <w:top w:val="none" w:sz="0" w:space="0" w:color="auto"/>
        <w:left w:val="none" w:sz="0" w:space="0" w:color="auto"/>
        <w:bottom w:val="none" w:sz="0" w:space="0" w:color="auto"/>
        <w:right w:val="none" w:sz="0" w:space="0" w:color="auto"/>
      </w:divBdr>
      <w:divsChild>
        <w:div w:id="253830545">
          <w:marLeft w:val="255"/>
          <w:marRight w:val="0"/>
          <w:marTop w:val="0"/>
          <w:marBottom w:val="0"/>
          <w:divBdr>
            <w:top w:val="none" w:sz="0" w:space="0" w:color="auto"/>
            <w:left w:val="none" w:sz="0" w:space="0" w:color="auto"/>
            <w:bottom w:val="none" w:sz="0" w:space="0" w:color="auto"/>
            <w:right w:val="none" w:sz="0" w:space="0" w:color="auto"/>
          </w:divBdr>
          <w:divsChild>
            <w:div w:id="166227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955221">
      <w:bodyDiv w:val="1"/>
      <w:marLeft w:val="0"/>
      <w:marRight w:val="0"/>
      <w:marTop w:val="0"/>
      <w:marBottom w:val="0"/>
      <w:divBdr>
        <w:top w:val="none" w:sz="0" w:space="0" w:color="auto"/>
        <w:left w:val="none" w:sz="0" w:space="0" w:color="auto"/>
        <w:bottom w:val="none" w:sz="0" w:space="0" w:color="auto"/>
        <w:right w:val="none" w:sz="0" w:space="0" w:color="auto"/>
      </w:divBdr>
      <w:divsChild>
        <w:div w:id="1116022448">
          <w:marLeft w:val="255"/>
          <w:marRight w:val="0"/>
          <w:marTop w:val="0"/>
          <w:marBottom w:val="0"/>
          <w:divBdr>
            <w:top w:val="none" w:sz="0" w:space="0" w:color="auto"/>
            <w:left w:val="none" w:sz="0" w:space="0" w:color="auto"/>
            <w:bottom w:val="none" w:sz="0" w:space="0" w:color="auto"/>
            <w:right w:val="none" w:sz="0" w:space="0" w:color="auto"/>
          </w:divBdr>
          <w:divsChild>
            <w:div w:id="110017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89515">
      <w:bodyDiv w:val="1"/>
      <w:marLeft w:val="0"/>
      <w:marRight w:val="0"/>
      <w:marTop w:val="0"/>
      <w:marBottom w:val="0"/>
      <w:divBdr>
        <w:top w:val="none" w:sz="0" w:space="0" w:color="auto"/>
        <w:left w:val="none" w:sz="0" w:space="0" w:color="auto"/>
        <w:bottom w:val="none" w:sz="0" w:space="0" w:color="auto"/>
        <w:right w:val="none" w:sz="0" w:space="0" w:color="auto"/>
      </w:divBdr>
      <w:divsChild>
        <w:div w:id="934630067">
          <w:marLeft w:val="255"/>
          <w:marRight w:val="0"/>
          <w:marTop w:val="0"/>
          <w:marBottom w:val="0"/>
          <w:divBdr>
            <w:top w:val="none" w:sz="0" w:space="0" w:color="auto"/>
            <w:left w:val="none" w:sz="0" w:space="0" w:color="auto"/>
            <w:bottom w:val="none" w:sz="0" w:space="0" w:color="auto"/>
            <w:right w:val="none" w:sz="0" w:space="0" w:color="auto"/>
          </w:divBdr>
          <w:divsChild>
            <w:div w:id="65426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89189">
      <w:bodyDiv w:val="1"/>
      <w:marLeft w:val="0"/>
      <w:marRight w:val="0"/>
      <w:marTop w:val="0"/>
      <w:marBottom w:val="0"/>
      <w:divBdr>
        <w:top w:val="none" w:sz="0" w:space="0" w:color="auto"/>
        <w:left w:val="none" w:sz="0" w:space="0" w:color="auto"/>
        <w:bottom w:val="none" w:sz="0" w:space="0" w:color="auto"/>
        <w:right w:val="none" w:sz="0" w:space="0" w:color="auto"/>
      </w:divBdr>
      <w:divsChild>
        <w:div w:id="1097602135">
          <w:marLeft w:val="255"/>
          <w:marRight w:val="0"/>
          <w:marTop w:val="0"/>
          <w:marBottom w:val="0"/>
          <w:divBdr>
            <w:top w:val="none" w:sz="0" w:space="0" w:color="auto"/>
            <w:left w:val="none" w:sz="0" w:space="0" w:color="auto"/>
            <w:bottom w:val="none" w:sz="0" w:space="0" w:color="auto"/>
            <w:right w:val="none" w:sz="0" w:space="0" w:color="auto"/>
          </w:divBdr>
          <w:divsChild>
            <w:div w:id="89470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45887">
      <w:bodyDiv w:val="1"/>
      <w:marLeft w:val="0"/>
      <w:marRight w:val="0"/>
      <w:marTop w:val="0"/>
      <w:marBottom w:val="0"/>
      <w:divBdr>
        <w:top w:val="none" w:sz="0" w:space="0" w:color="auto"/>
        <w:left w:val="none" w:sz="0" w:space="0" w:color="auto"/>
        <w:bottom w:val="none" w:sz="0" w:space="0" w:color="auto"/>
        <w:right w:val="none" w:sz="0" w:space="0" w:color="auto"/>
      </w:divBdr>
    </w:div>
    <w:div w:id="1400592176">
      <w:bodyDiv w:val="1"/>
      <w:marLeft w:val="0"/>
      <w:marRight w:val="0"/>
      <w:marTop w:val="0"/>
      <w:marBottom w:val="0"/>
      <w:divBdr>
        <w:top w:val="none" w:sz="0" w:space="0" w:color="auto"/>
        <w:left w:val="none" w:sz="0" w:space="0" w:color="auto"/>
        <w:bottom w:val="none" w:sz="0" w:space="0" w:color="auto"/>
        <w:right w:val="none" w:sz="0" w:space="0" w:color="auto"/>
      </w:divBdr>
      <w:divsChild>
        <w:div w:id="556551095">
          <w:marLeft w:val="255"/>
          <w:marRight w:val="0"/>
          <w:marTop w:val="0"/>
          <w:marBottom w:val="0"/>
          <w:divBdr>
            <w:top w:val="none" w:sz="0" w:space="0" w:color="auto"/>
            <w:left w:val="none" w:sz="0" w:space="0" w:color="auto"/>
            <w:bottom w:val="none" w:sz="0" w:space="0" w:color="auto"/>
            <w:right w:val="none" w:sz="0" w:space="0" w:color="auto"/>
          </w:divBdr>
          <w:divsChild>
            <w:div w:id="42731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19721">
      <w:bodyDiv w:val="1"/>
      <w:marLeft w:val="0"/>
      <w:marRight w:val="0"/>
      <w:marTop w:val="0"/>
      <w:marBottom w:val="0"/>
      <w:divBdr>
        <w:top w:val="none" w:sz="0" w:space="0" w:color="auto"/>
        <w:left w:val="none" w:sz="0" w:space="0" w:color="auto"/>
        <w:bottom w:val="none" w:sz="0" w:space="0" w:color="auto"/>
        <w:right w:val="none" w:sz="0" w:space="0" w:color="auto"/>
      </w:divBdr>
      <w:divsChild>
        <w:div w:id="554707363">
          <w:marLeft w:val="255"/>
          <w:marRight w:val="0"/>
          <w:marTop w:val="0"/>
          <w:marBottom w:val="0"/>
          <w:divBdr>
            <w:top w:val="none" w:sz="0" w:space="0" w:color="auto"/>
            <w:left w:val="none" w:sz="0" w:space="0" w:color="auto"/>
            <w:bottom w:val="none" w:sz="0" w:space="0" w:color="auto"/>
            <w:right w:val="none" w:sz="0" w:space="0" w:color="auto"/>
          </w:divBdr>
          <w:divsChild>
            <w:div w:id="1010451808">
              <w:marLeft w:val="0"/>
              <w:marRight w:val="0"/>
              <w:marTop w:val="0"/>
              <w:marBottom w:val="0"/>
              <w:divBdr>
                <w:top w:val="none" w:sz="0" w:space="0" w:color="auto"/>
                <w:left w:val="none" w:sz="0" w:space="0" w:color="auto"/>
                <w:bottom w:val="none" w:sz="0" w:space="0" w:color="auto"/>
                <w:right w:val="none" w:sz="0" w:space="0" w:color="auto"/>
              </w:divBdr>
              <w:divsChild>
                <w:div w:id="1839033274">
                  <w:marLeft w:val="0"/>
                  <w:marRight w:val="0"/>
                  <w:marTop w:val="0"/>
                  <w:marBottom w:val="0"/>
                  <w:divBdr>
                    <w:top w:val="none" w:sz="0" w:space="0" w:color="auto"/>
                    <w:left w:val="none" w:sz="0" w:space="0" w:color="auto"/>
                    <w:bottom w:val="none" w:sz="0" w:space="0" w:color="auto"/>
                    <w:right w:val="none" w:sz="0" w:space="0" w:color="auto"/>
                  </w:divBdr>
                </w:div>
                <w:div w:id="156987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823765">
      <w:bodyDiv w:val="1"/>
      <w:marLeft w:val="0"/>
      <w:marRight w:val="0"/>
      <w:marTop w:val="0"/>
      <w:marBottom w:val="0"/>
      <w:divBdr>
        <w:top w:val="none" w:sz="0" w:space="0" w:color="auto"/>
        <w:left w:val="none" w:sz="0" w:space="0" w:color="auto"/>
        <w:bottom w:val="none" w:sz="0" w:space="0" w:color="auto"/>
        <w:right w:val="none" w:sz="0" w:space="0" w:color="auto"/>
      </w:divBdr>
      <w:divsChild>
        <w:div w:id="651906967">
          <w:marLeft w:val="255"/>
          <w:marRight w:val="0"/>
          <w:marTop w:val="0"/>
          <w:marBottom w:val="0"/>
          <w:divBdr>
            <w:top w:val="none" w:sz="0" w:space="0" w:color="auto"/>
            <w:left w:val="none" w:sz="0" w:space="0" w:color="auto"/>
            <w:bottom w:val="none" w:sz="0" w:space="0" w:color="auto"/>
            <w:right w:val="none" w:sz="0" w:space="0" w:color="auto"/>
          </w:divBdr>
          <w:divsChild>
            <w:div w:id="167348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48269">
      <w:bodyDiv w:val="1"/>
      <w:marLeft w:val="0"/>
      <w:marRight w:val="0"/>
      <w:marTop w:val="0"/>
      <w:marBottom w:val="0"/>
      <w:divBdr>
        <w:top w:val="none" w:sz="0" w:space="0" w:color="auto"/>
        <w:left w:val="none" w:sz="0" w:space="0" w:color="auto"/>
        <w:bottom w:val="none" w:sz="0" w:space="0" w:color="auto"/>
        <w:right w:val="none" w:sz="0" w:space="0" w:color="auto"/>
      </w:divBdr>
      <w:divsChild>
        <w:div w:id="1179928810">
          <w:marLeft w:val="255"/>
          <w:marRight w:val="0"/>
          <w:marTop w:val="0"/>
          <w:marBottom w:val="0"/>
          <w:divBdr>
            <w:top w:val="none" w:sz="0" w:space="0" w:color="auto"/>
            <w:left w:val="none" w:sz="0" w:space="0" w:color="auto"/>
            <w:bottom w:val="none" w:sz="0" w:space="0" w:color="auto"/>
            <w:right w:val="none" w:sz="0" w:space="0" w:color="auto"/>
          </w:divBdr>
          <w:divsChild>
            <w:div w:id="421343971">
              <w:marLeft w:val="0"/>
              <w:marRight w:val="0"/>
              <w:marTop w:val="0"/>
              <w:marBottom w:val="0"/>
              <w:divBdr>
                <w:top w:val="none" w:sz="0" w:space="0" w:color="auto"/>
                <w:left w:val="none" w:sz="0" w:space="0" w:color="auto"/>
                <w:bottom w:val="none" w:sz="0" w:space="0" w:color="auto"/>
                <w:right w:val="none" w:sz="0" w:space="0" w:color="auto"/>
              </w:divBdr>
              <w:divsChild>
                <w:div w:id="2036926665">
                  <w:marLeft w:val="0"/>
                  <w:marRight w:val="0"/>
                  <w:marTop w:val="0"/>
                  <w:marBottom w:val="0"/>
                  <w:divBdr>
                    <w:top w:val="none" w:sz="0" w:space="0" w:color="auto"/>
                    <w:left w:val="none" w:sz="0" w:space="0" w:color="auto"/>
                    <w:bottom w:val="none" w:sz="0" w:space="0" w:color="auto"/>
                    <w:right w:val="none" w:sz="0" w:space="0" w:color="auto"/>
                  </w:divBdr>
                  <w:divsChild>
                    <w:div w:id="1293100114">
                      <w:marLeft w:val="0"/>
                      <w:marRight w:val="0"/>
                      <w:marTop w:val="0"/>
                      <w:marBottom w:val="0"/>
                      <w:divBdr>
                        <w:top w:val="none" w:sz="0" w:space="0" w:color="auto"/>
                        <w:left w:val="none" w:sz="0" w:space="0" w:color="auto"/>
                        <w:bottom w:val="none" w:sz="0" w:space="0" w:color="auto"/>
                        <w:right w:val="none" w:sz="0" w:space="0" w:color="auto"/>
                      </w:divBdr>
                      <w:divsChild>
                        <w:div w:id="169588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937864">
      <w:bodyDiv w:val="1"/>
      <w:marLeft w:val="0"/>
      <w:marRight w:val="0"/>
      <w:marTop w:val="0"/>
      <w:marBottom w:val="0"/>
      <w:divBdr>
        <w:top w:val="none" w:sz="0" w:space="0" w:color="auto"/>
        <w:left w:val="none" w:sz="0" w:space="0" w:color="auto"/>
        <w:bottom w:val="none" w:sz="0" w:space="0" w:color="auto"/>
        <w:right w:val="none" w:sz="0" w:space="0" w:color="auto"/>
      </w:divBdr>
      <w:divsChild>
        <w:div w:id="109516811">
          <w:marLeft w:val="255"/>
          <w:marRight w:val="0"/>
          <w:marTop w:val="0"/>
          <w:marBottom w:val="0"/>
          <w:divBdr>
            <w:top w:val="none" w:sz="0" w:space="0" w:color="auto"/>
            <w:left w:val="none" w:sz="0" w:space="0" w:color="auto"/>
            <w:bottom w:val="none" w:sz="0" w:space="0" w:color="auto"/>
            <w:right w:val="none" w:sz="0" w:space="0" w:color="auto"/>
          </w:divBdr>
          <w:divsChild>
            <w:div w:id="1293829792">
              <w:marLeft w:val="0"/>
              <w:marRight w:val="0"/>
              <w:marTop w:val="0"/>
              <w:marBottom w:val="0"/>
              <w:divBdr>
                <w:top w:val="none" w:sz="0" w:space="0" w:color="auto"/>
                <w:left w:val="none" w:sz="0" w:space="0" w:color="auto"/>
                <w:bottom w:val="none" w:sz="0" w:space="0" w:color="auto"/>
                <w:right w:val="none" w:sz="0" w:space="0" w:color="auto"/>
              </w:divBdr>
              <w:divsChild>
                <w:div w:id="2029483744">
                  <w:marLeft w:val="0"/>
                  <w:marRight w:val="0"/>
                  <w:marTop w:val="0"/>
                  <w:marBottom w:val="0"/>
                  <w:divBdr>
                    <w:top w:val="none" w:sz="0" w:space="0" w:color="auto"/>
                    <w:left w:val="none" w:sz="0" w:space="0" w:color="auto"/>
                    <w:bottom w:val="none" w:sz="0" w:space="0" w:color="auto"/>
                    <w:right w:val="none" w:sz="0" w:space="0" w:color="auto"/>
                  </w:divBdr>
                </w:div>
                <w:div w:id="59220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692526">
      <w:bodyDiv w:val="1"/>
      <w:marLeft w:val="0"/>
      <w:marRight w:val="0"/>
      <w:marTop w:val="0"/>
      <w:marBottom w:val="0"/>
      <w:divBdr>
        <w:top w:val="none" w:sz="0" w:space="0" w:color="auto"/>
        <w:left w:val="none" w:sz="0" w:space="0" w:color="auto"/>
        <w:bottom w:val="none" w:sz="0" w:space="0" w:color="auto"/>
        <w:right w:val="none" w:sz="0" w:space="0" w:color="auto"/>
      </w:divBdr>
      <w:divsChild>
        <w:div w:id="2099673506">
          <w:marLeft w:val="255"/>
          <w:marRight w:val="0"/>
          <w:marTop w:val="0"/>
          <w:marBottom w:val="0"/>
          <w:divBdr>
            <w:top w:val="none" w:sz="0" w:space="0" w:color="auto"/>
            <w:left w:val="none" w:sz="0" w:space="0" w:color="auto"/>
            <w:bottom w:val="none" w:sz="0" w:space="0" w:color="auto"/>
            <w:right w:val="none" w:sz="0" w:space="0" w:color="auto"/>
          </w:divBdr>
          <w:divsChild>
            <w:div w:id="84247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52451">
      <w:bodyDiv w:val="1"/>
      <w:marLeft w:val="0"/>
      <w:marRight w:val="0"/>
      <w:marTop w:val="0"/>
      <w:marBottom w:val="0"/>
      <w:divBdr>
        <w:top w:val="none" w:sz="0" w:space="0" w:color="auto"/>
        <w:left w:val="none" w:sz="0" w:space="0" w:color="auto"/>
        <w:bottom w:val="none" w:sz="0" w:space="0" w:color="auto"/>
        <w:right w:val="none" w:sz="0" w:space="0" w:color="auto"/>
      </w:divBdr>
      <w:divsChild>
        <w:div w:id="1832521666">
          <w:marLeft w:val="255"/>
          <w:marRight w:val="0"/>
          <w:marTop w:val="0"/>
          <w:marBottom w:val="0"/>
          <w:divBdr>
            <w:top w:val="none" w:sz="0" w:space="0" w:color="auto"/>
            <w:left w:val="none" w:sz="0" w:space="0" w:color="auto"/>
            <w:bottom w:val="none" w:sz="0" w:space="0" w:color="auto"/>
            <w:right w:val="none" w:sz="0" w:space="0" w:color="auto"/>
          </w:divBdr>
          <w:divsChild>
            <w:div w:id="19419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2FD99-424D-4EC9-BE3B-7D2B5FF25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2366</Words>
  <Characters>11832</Characters>
  <Application>Microsoft Office Word</Application>
  <DocSecurity>0</DocSecurity>
  <Lines>98</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Iris Eting</dc:creator>
  <cp:lastModifiedBy>Orenstein Nadav</cp:lastModifiedBy>
  <cp:revision>2</cp:revision>
  <dcterms:created xsi:type="dcterms:W3CDTF">2024-02-11T16:57:00Z</dcterms:created>
  <dcterms:modified xsi:type="dcterms:W3CDTF">2024-02-11T16:57:00Z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R2023b</matlabRelease>
</mwcoreProperties>
</file>

<file path=metadata/mwcorePropertiesExtension.xml><?xml version="1.0" encoding="utf-8"?>
<mwcoreProperties xmlns="http://schemas.mathworks.com/package/2014/corePropertiesExtension">
  <uuid>12daa0f9-6155-4cff-a190-3b978e76368a</uuid>
</mwcoreProperties>
</file>

<file path=metadata/mwcorePropertiesReleaseInfo.xml><?xml version="1.0" encoding="utf-8"?>
<!-- Version information for MathWorks R2023b Release -->
<MathWorks_version_info>
  <version>23.2.0.2459199</version>
  <release>R2023b</release>
  <description>Update 5</description>
  <date>Nov 28 2023</date>
  <checksum>871413816</checksum>
</MathWorks_version_info>
</file>